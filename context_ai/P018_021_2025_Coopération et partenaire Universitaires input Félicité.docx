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0CD6" w:rsidRPr="00724C1F" w:rsidRDefault="00760CD6" w:rsidP="002D156A">
      <w:pPr>
        <w:pStyle w:val="Titre1"/>
        <w:spacing w:before="0" w:line="240" w:lineRule="auto"/>
        <w:rPr>
          <w:rFonts w:ascii="Trebuchet MS" w:hAnsi="Trebuchet MS" w:cs="Times New Roman"/>
          <w:color w:val="auto"/>
        </w:rPr>
      </w:pPr>
      <w:bookmarkStart w:id="0" w:name="_Toc350768986"/>
      <w:r w:rsidRPr="00724C1F">
        <w:rPr>
          <w:rFonts w:ascii="Trebuchet MS" w:hAnsi="Trebuchet MS" w:cs="Times New Roman"/>
          <w:color w:val="auto"/>
        </w:rPr>
        <w:t>COOPERATION ET PARTENARIAT A L’UNIVERSITE DES MONTAGNES.</w:t>
      </w:r>
    </w:p>
    <w:p w:rsidR="00760CD6" w:rsidRPr="00724C1F" w:rsidRDefault="00760CD6" w:rsidP="00724C1F">
      <w:pPr>
        <w:spacing w:after="0" w:line="240" w:lineRule="auto"/>
        <w:rPr>
          <w:rFonts w:ascii="Trebuchet MS" w:hAnsi="Trebuchet MS" w:cs="Times New Roman"/>
        </w:rPr>
      </w:pPr>
      <w:r w:rsidRPr="00724C1F">
        <w:rPr>
          <w:rFonts w:ascii="Trebuchet MS" w:hAnsi="Trebuchet MS" w:cs="Times New Roman"/>
        </w:rPr>
        <w:t>A L’</w:t>
      </w:r>
      <w:proofErr w:type="spellStart"/>
      <w:r w:rsidRPr="00724C1F">
        <w:rPr>
          <w:rFonts w:ascii="Trebuchet MS" w:hAnsi="Trebuchet MS" w:cs="Times New Roman"/>
        </w:rPr>
        <w:t>UdM</w:t>
      </w:r>
      <w:proofErr w:type="spellEnd"/>
      <w:r w:rsidR="00AC0303">
        <w:rPr>
          <w:rFonts w:ascii="Trebuchet MS" w:hAnsi="Trebuchet MS" w:cs="Times New Roman"/>
        </w:rPr>
        <w:t>,</w:t>
      </w:r>
      <w:r w:rsidRPr="00724C1F">
        <w:rPr>
          <w:rFonts w:ascii="Trebuchet MS" w:hAnsi="Trebuchet MS" w:cs="Times New Roman"/>
        </w:rPr>
        <w:t xml:space="preserve"> la coopération et le partenariat se font  sur le plan de </w:t>
      </w:r>
      <w:r w:rsidRPr="00724C1F">
        <w:rPr>
          <w:rFonts w:ascii="Trebuchet MS" w:hAnsi="Trebuchet MS" w:cs="Times New Roman"/>
          <w:b/>
          <w:u w:val="single"/>
        </w:rPr>
        <w:t>l’enseignement et de la recherche.</w:t>
      </w:r>
      <w:r w:rsidRPr="00724C1F">
        <w:rPr>
          <w:rFonts w:ascii="Trebuchet MS" w:hAnsi="Trebuchet MS" w:cs="Times New Roman"/>
        </w:rPr>
        <w:t xml:space="preserve"> C’est le lieu de rappeler les missions et les objectifs de la recherche à l’</w:t>
      </w:r>
      <w:proofErr w:type="spellStart"/>
      <w:r w:rsidRPr="00724C1F">
        <w:rPr>
          <w:rFonts w:ascii="Trebuchet MS" w:hAnsi="Trebuchet MS" w:cs="Times New Roman"/>
        </w:rPr>
        <w:t>UdM</w:t>
      </w:r>
      <w:proofErr w:type="spellEnd"/>
      <w:r w:rsidRPr="00724C1F">
        <w:rPr>
          <w:rFonts w:ascii="Trebuchet MS" w:hAnsi="Trebuchet MS" w:cs="Times New Roman"/>
        </w:rPr>
        <w:t>. Nous présenterons ensuite  les divers coopérations et partenaires universitaires.</w:t>
      </w:r>
    </w:p>
    <w:p w:rsidR="001C63DB" w:rsidRPr="00DB5BAB" w:rsidRDefault="00760CD6" w:rsidP="00DB5BAB">
      <w:pPr>
        <w:pStyle w:val="Titre1"/>
        <w:spacing w:before="120" w:after="120" w:line="240" w:lineRule="auto"/>
        <w:jc w:val="both"/>
        <w:rPr>
          <w:rFonts w:ascii="Trebuchet MS" w:hAnsi="Trebuchet MS" w:cs="Times New Roman"/>
          <w:color w:val="auto"/>
          <w:sz w:val="24"/>
          <w:szCs w:val="24"/>
        </w:rPr>
      </w:pPr>
      <w:r w:rsidRPr="00DB5BAB">
        <w:rPr>
          <w:rFonts w:ascii="Trebuchet MS" w:hAnsi="Trebuchet MS" w:cs="Times New Roman"/>
          <w:color w:val="auto"/>
          <w:sz w:val="24"/>
          <w:szCs w:val="24"/>
        </w:rPr>
        <w:t>I-</w:t>
      </w:r>
      <w:r w:rsidR="001C63DB" w:rsidRPr="00DB5BAB">
        <w:rPr>
          <w:rFonts w:ascii="Trebuchet MS" w:hAnsi="Trebuchet MS" w:cs="Times New Roman"/>
          <w:color w:val="auto"/>
          <w:sz w:val="24"/>
          <w:szCs w:val="24"/>
        </w:rPr>
        <w:t xml:space="preserve"> MISSIONS DE LA RECHERCHE A L’UNIVERSITE DES MONTAGNES</w:t>
      </w:r>
    </w:p>
    <w:p w:rsidR="00AC0303" w:rsidRPr="00724C1F" w:rsidRDefault="00AC0303" w:rsidP="00724C1F">
      <w:pPr>
        <w:pStyle w:val="Paragraphedeliste"/>
        <w:numPr>
          <w:ilvl w:val="0"/>
          <w:numId w:val="4"/>
        </w:numPr>
        <w:spacing w:after="0" w:line="240" w:lineRule="auto"/>
        <w:contextualSpacing w:val="0"/>
        <w:jc w:val="both"/>
        <w:rPr>
          <w:rFonts w:ascii="Trebuchet MS" w:hAnsi="Trebuchet MS" w:cs="Times New Roman"/>
        </w:rPr>
      </w:pPr>
      <w:r w:rsidRPr="00724C1F">
        <w:rPr>
          <w:rFonts w:ascii="Trebuchet MS" w:hAnsi="Trebuchet MS" w:cs="Times New Roman"/>
        </w:rPr>
        <w:t>Assurer la formation initiale et continue  des chercheurs, acteurs de dével</w:t>
      </w:r>
      <w:r>
        <w:rPr>
          <w:rFonts w:ascii="Trebuchet MS" w:hAnsi="Trebuchet MS" w:cs="Times New Roman"/>
        </w:rPr>
        <w:t>oppement,</w:t>
      </w:r>
    </w:p>
    <w:p w:rsidR="00AC0303" w:rsidRPr="00724C1F" w:rsidRDefault="00AC0303" w:rsidP="00724C1F">
      <w:pPr>
        <w:pStyle w:val="Paragraphedeliste"/>
        <w:numPr>
          <w:ilvl w:val="0"/>
          <w:numId w:val="2"/>
        </w:numPr>
        <w:spacing w:after="0" w:line="240" w:lineRule="auto"/>
        <w:contextualSpacing w:val="0"/>
        <w:jc w:val="both"/>
        <w:rPr>
          <w:rFonts w:ascii="Trebuchet MS" w:hAnsi="Trebuchet MS" w:cs="Times New Roman"/>
        </w:rPr>
      </w:pPr>
      <w:r w:rsidRPr="00724C1F">
        <w:rPr>
          <w:rFonts w:ascii="Trebuchet MS" w:hAnsi="Trebuchet MS" w:cs="Times New Roman"/>
        </w:rPr>
        <w:t>Créer des  équipes pluridisciplinaires,</w:t>
      </w:r>
    </w:p>
    <w:p w:rsidR="00AC0303" w:rsidRPr="00724C1F" w:rsidRDefault="00AC0303" w:rsidP="00724C1F">
      <w:pPr>
        <w:pStyle w:val="Paragraphedeliste"/>
        <w:numPr>
          <w:ilvl w:val="0"/>
          <w:numId w:val="2"/>
        </w:numPr>
        <w:spacing w:after="0" w:line="240" w:lineRule="auto"/>
        <w:contextualSpacing w:val="0"/>
        <w:jc w:val="both"/>
        <w:rPr>
          <w:rFonts w:ascii="Trebuchet MS" w:hAnsi="Trebuchet MS" w:cs="Times New Roman"/>
        </w:rPr>
      </w:pPr>
      <w:r w:rsidRPr="00724C1F">
        <w:rPr>
          <w:rFonts w:ascii="Trebuchet MS" w:hAnsi="Trebuchet MS" w:cs="Times New Roman"/>
        </w:rPr>
        <w:t xml:space="preserve">Développer la recherche dans toutes les disciplines des  Sciences de la Santé (humaine animale, environnementale…..), de la Technologie et de la Culture Africaine. </w:t>
      </w:r>
    </w:p>
    <w:p w:rsidR="00AC0303" w:rsidRPr="00724C1F" w:rsidRDefault="00AC0303" w:rsidP="00724C1F">
      <w:pPr>
        <w:pStyle w:val="Paragraphedeliste"/>
        <w:numPr>
          <w:ilvl w:val="0"/>
          <w:numId w:val="2"/>
        </w:numPr>
        <w:spacing w:after="0" w:line="240" w:lineRule="auto"/>
        <w:contextualSpacing w:val="0"/>
        <w:jc w:val="both"/>
        <w:rPr>
          <w:rFonts w:ascii="Trebuchet MS" w:hAnsi="Trebuchet MS" w:cs="Times New Roman"/>
        </w:rPr>
      </w:pPr>
      <w:r w:rsidRPr="00724C1F">
        <w:rPr>
          <w:rFonts w:ascii="Trebuchet MS" w:hAnsi="Trebuchet MS" w:cs="Times New Roman"/>
        </w:rPr>
        <w:t xml:space="preserve">Développer un cadre  de recherche adéquat, </w:t>
      </w:r>
    </w:p>
    <w:p w:rsidR="00AC0303" w:rsidRPr="00724C1F" w:rsidRDefault="00AC0303" w:rsidP="00724C1F">
      <w:pPr>
        <w:pStyle w:val="Paragraphedeliste"/>
        <w:numPr>
          <w:ilvl w:val="0"/>
          <w:numId w:val="2"/>
        </w:numPr>
        <w:spacing w:after="0" w:line="240" w:lineRule="auto"/>
        <w:contextualSpacing w:val="0"/>
        <w:jc w:val="both"/>
        <w:rPr>
          <w:rFonts w:ascii="Trebuchet MS" w:hAnsi="Trebuchet MS" w:cs="Times New Roman"/>
        </w:rPr>
      </w:pPr>
      <w:r w:rsidRPr="00724C1F">
        <w:rPr>
          <w:rFonts w:ascii="Trebuchet MS" w:hAnsi="Trebuchet MS" w:cs="Times New Roman"/>
        </w:rPr>
        <w:t xml:space="preserve"> Identifier les grands problèmes de santé, </w:t>
      </w:r>
    </w:p>
    <w:p w:rsidR="00AC0303" w:rsidRPr="00724C1F" w:rsidRDefault="00AC0303" w:rsidP="00724C1F">
      <w:pPr>
        <w:pStyle w:val="Paragraphedeliste"/>
        <w:numPr>
          <w:ilvl w:val="0"/>
          <w:numId w:val="2"/>
        </w:numPr>
        <w:spacing w:after="0" w:line="240" w:lineRule="auto"/>
        <w:contextualSpacing w:val="0"/>
        <w:jc w:val="both"/>
        <w:rPr>
          <w:rFonts w:ascii="Trebuchet MS" w:hAnsi="Trebuchet MS" w:cs="Times New Roman"/>
        </w:rPr>
      </w:pPr>
      <w:r w:rsidRPr="00724C1F">
        <w:rPr>
          <w:rFonts w:ascii="Trebuchet MS" w:hAnsi="Trebuchet MS" w:cs="Times New Roman"/>
        </w:rPr>
        <w:t>Mobiliser l’ensemble des ressources intellectuelles au service du développement social, économi</w:t>
      </w:r>
      <w:r>
        <w:rPr>
          <w:rFonts w:ascii="Trebuchet MS" w:hAnsi="Trebuchet MS" w:cs="Times New Roman"/>
        </w:rPr>
        <w:t>que et culturel,</w:t>
      </w:r>
    </w:p>
    <w:p w:rsidR="00AC0303" w:rsidRPr="00724C1F" w:rsidRDefault="00AC0303" w:rsidP="00724C1F">
      <w:pPr>
        <w:pStyle w:val="Paragraphedeliste"/>
        <w:numPr>
          <w:ilvl w:val="0"/>
          <w:numId w:val="3"/>
        </w:numPr>
        <w:spacing w:after="0" w:line="240" w:lineRule="auto"/>
        <w:contextualSpacing w:val="0"/>
        <w:jc w:val="both"/>
        <w:rPr>
          <w:rFonts w:ascii="Trebuchet MS" w:hAnsi="Trebuchet MS" w:cs="Times New Roman"/>
          <w:strike/>
        </w:rPr>
      </w:pPr>
      <w:r w:rsidRPr="00724C1F">
        <w:rPr>
          <w:rFonts w:ascii="Trebuchet MS" w:hAnsi="Trebuchet MS" w:cs="Times New Roman"/>
        </w:rPr>
        <w:t>Promouvoir l’amélioration de la santé humaine et animale  à travers la recherche axée sur</w:t>
      </w:r>
      <w:r w:rsidRPr="00724C1F">
        <w:rPr>
          <w:rFonts w:ascii="Trebuchet MS" w:hAnsi="Trebuchet MS" w:cs="Times New Roman"/>
          <w:strike/>
          <w:color w:val="FF0000"/>
        </w:rPr>
        <w:t xml:space="preserve"> </w:t>
      </w:r>
      <w:r w:rsidRPr="00724C1F">
        <w:rPr>
          <w:rFonts w:ascii="Trebuchet MS" w:hAnsi="Trebuchet MS" w:cs="Times New Roman"/>
        </w:rPr>
        <w:t>les pathologies et les grands problèmes de santé publique au Cameroun,</w:t>
      </w:r>
    </w:p>
    <w:p w:rsidR="00AC0303" w:rsidRPr="00724C1F" w:rsidRDefault="00AC0303" w:rsidP="00724C1F">
      <w:pPr>
        <w:pStyle w:val="Paragraphedeliste"/>
        <w:numPr>
          <w:ilvl w:val="0"/>
          <w:numId w:val="5"/>
        </w:numPr>
        <w:spacing w:after="0" w:line="240" w:lineRule="auto"/>
        <w:contextualSpacing w:val="0"/>
        <w:jc w:val="both"/>
        <w:rPr>
          <w:rFonts w:ascii="Trebuchet MS" w:hAnsi="Trebuchet MS" w:cs="Times New Roman"/>
        </w:rPr>
      </w:pPr>
      <w:r w:rsidRPr="00724C1F">
        <w:rPr>
          <w:rFonts w:ascii="Trebuchet MS" w:hAnsi="Trebuchet MS" w:cs="Times New Roman"/>
        </w:rPr>
        <w:t>Valoriser et vulgariser  les  résultats de recherche.</w:t>
      </w:r>
    </w:p>
    <w:p w:rsidR="001C63DB" w:rsidRPr="00DB5BAB" w:rsidRDefault="001C63DB" w:rsidP="00DB5BAB">
      <w:pPr>
        <w:pStyle w:val="Titre1"/>
        <w:spacing w:before="120" w:after="120" w:line="240" w:lineRule="auto"/>
        <w:jc w:val="both"/>
        <w:rPr>
          <w:rFonts w:ascii="Trebuchet MS" w:hAnsi="Trebuchet MS" w:cs="Times New Roman"/>
          <w:color w:val="auto"/>
          <w:sz w:val="24"/>
          <w:szCs w:val="24"/>
        </w:rPr>
      </w:pPr>
      <w:r w:rsidRPr="00DB5BAB">
        <w:rPr>
          <w:rFonts w:ascii="Trebuchet MS" w:hAnsi="Trebuchet MS" w:cs="Times New Roman"/>
          <w:color w:val="auto"/>
          <w:sz w:val="24"/>
          <w:szCs w:val="24"/>
        </w:rPr>
        <w:t>II- OBJECTIFS</w:t>
      </w:r>
      <w:r w:rsidRPr="00DB5BAB">
        <w:rPr>
          <w:rFonts w:ascii="Trebuchet MS" w:hAnsi="Trebuchet MS" w:cs="Times New Roman"/>
          <w:color w:val="auto"/>
          <w:sz w:val="24"/>
          <w:szCs w:val="24"/>
        </w:rPr>
        <w:tab/>
      </w:r>
    </w:p>
    <w:p w:rsidR="001C63DB" w:rsidRPr="00724C1F" w:rsidRDefault="001C63DB" w:rsidP="00724C1F">
      <w:pPr>
        <w:pStyle w:val="Titre1"/>
        <w:spacing w:before="0" w:line="240" w:lineRule="auto"/>
        <w:jc w:val="both"/>
        <w:rPr>
          <w:rFonts w:ascii="Trebuchet MS" w:hAnsi="Trebuchet MS" w:cs="Times New Roman"/>
          <w:b w:val="0"/>
          <w:color w:val="auto"/>
          <w:sz w:val="22"/>
          <w:szCs w:val="22"/>
        </w:rPr>
      </w:pPr>
      <w:r w:rsidRPr="00724C1F">
        <w:rPr>
          <w:rFonts w:ascii="Trebuchet MS" w:hAnsi="Trebuchet MS" w:cs="Times New Roman"/>
          <w:b w:val="0"/>
          <w:color w:val="auto"/>
          <w:sz w:val="22"/>
          <w:szCs w:val="22"/>
        </w:rPr>
        <w:t xml:space="preserve">Pour accomplir  cette mission, l’Université des Montagnes s’est </w:t>
      </w:r>
      <w:r w:rsidR="00724C1F" w:rsidRPr="00724C1F">
        <w:rPr>
          <w:rFonts w:ascii="Trebuchet MS" w:hAnsi="Trebuchet MS" w:cs="Times New Roman"/>
          <w:b w:val="0"/>
          <w:color w:val="auto"/>
          <w:sz w:val="22"/>
          <w:szCs w:val="22"/>
        </w:rPr>
        <w:t>fixé</w:t>
      </w:r>
      <w:r w:rsidRPr="00724C1F">
        <w:rPr>
          <w:rFonts w:ascii="Trebuchet MS" w:hAnsi="Trebuchet MS" w:cs="Times New Roman"/>
          <w:b w:val="0"/>
          <w:color w:val="auto"/>
          <w:sz w:val="22"/>
          <w:szCs w:val="22"/>
        </w:rPr>
        <w:t xml:space="preserve">  comme</w:t>
      </w:r>
      <w:r w:rsidRPr="00724C1F">
        <w:rPr>
          <w:rFonts w:ascii="Trebuchet MS" w:hAnsi="Trebuchet MS" w:cs="Times New Roman"/>
          <w:b w:val="0"/>
          <w:color w:val="FF0000"/>
          <w:sz w:val="22"/>
          <w:szCs w:val="22"/>
        </w:rPr>
        <w:t xml:space="preserve"> </w:t>
      </w:r>
      <w:r w:rsidR="00724C1F" w:rsidRPr="00724C1F">
        <w:rPr>
          <w:rFonts w:ascii="Trebuchet MS" w:hAnsi="Trebuchet MS" w:cs="Times New Roman"/>
          <w:b w:val="0"/>
          <w:color w:val="auto"/>
          <w:sz w:val="22"/>
          <w:szCs w:val="22"/>
        </w:rPr>
        <w:t>objectifs :</w:t>
      </w:r>
    </w:p>
    <w:p w:rsidR="00AC0303" w:rsidRPr="00724C1F" w:rsidRDefault="00AC0303" w:rsidP="00724C1F">
      <w:pPr>
        <w:pStyle w:val="Paragraphedeliste"/>
        <w:numPr>
          <w:ilvl w:val="0"/>
          <w:numId w:val="2"/>
        </w:numPr>
        <w:spacing w:after="0" w:line="240" w:lineRule="auto"/>
        <w:contextualSpacing w:val="0"/>
        <w:jc w:val="both"/>
        <w:rPr>
          <w:rFonts w:ascii="Trebuchet MS" w:hAnsi="Trebuchet MS" w:cs="Times New Roman"/>
        </w:rPr>
      </w:pPr>
      <w:r w:rsidRPr="00724C1F">
        <w:rPr>
          <w:rFonts w:ascii="Trebuchet MS" w:hAnsi="Trebuchet MS" w:cs="Times New Roman"/>
        </w:rPr>
        <w:t>Créer les  équipes pluridisciplinaires,</w:t>
      </w:r>
    </w:p>
    <w:p w:rsidR="00AC0303" w:rsidRPr="00724C1F" w:rsidRDefault="00AC0303" w:rsidP="00724C1F">
      <w:pPr>
        <w:pStyle w:val="Paragraphedeliste"/>
        <w:numPr>
          <w:ilvl w:val="0"/>
          <w:numId w:val="2"/>
        </w:numPr>
        <w:spacing w:after="0" w:line="240" w:lineRule="auto"/>
        <w:contextualSpacing w:val="0"/>
        <w:jc w:val="both"/>
        <w:rPr>
          <w:rFonts w:ascii="Trebuchet MS" w:hAnsi="Trebuchet MS" w:cs="Times New Roman"/>
        </w:rPr>
      </w:pPr>
      <w:r w:rsidRPr="00724C1F">
        <w:rPr>
          <w:rFonts w:ascii="Trebuchet MS" w:hAnsi="Trebuchet MS" w:cs="Times New Roman"/>
        </w:rPr>
        <w:t>Développer  un cadre  de recherche adéquat,</w:t>
      </w:r>
    </w:p>
    <w:p w:rsidR="00AC0303" w:rsidRPr="00724C1F" w:rsidRDefault="00AC0303" w:rsidP="00724C1F">
      <w:pPr>
        <w:pStyle w:val="Paragraphedeliste"/>
        <w:numPr>
          <w:ilvl w:val="0"/>
          <w:numId w:val="2"/>
        </w:numPr>
        <w:spacing w:after="0" w:line="240" w:lineRule="auto"/>
        <w:contextualSpacing w:val="0"/>
        <w:jc w:val="both"/>
        <w:rPr>
          <w:rFonts w:ascii="Trebuchet MS" w:hAnsi="Trebuchet MS" w:cs="Times New Roman"/>
        </w:rPr>
      </w:pPr>
      <w:r w:rsidRPr="00724C1F">
        <w:rPr>
          <w:rFonts w:ascii="Trebuchet MS" w:hAnsi="Trebuchet MS" w:cs="Times New Roman"/>
        </w:rPr>
        <w:t>Diffuser et vulgariser les résultats de recherche,</w:t>
      </w:r>
    </w:p>
    <w:p w:rsidR="00AC0303" w:rsidRPr="00724C1F" w:rsidRDefault="00AC0303" w:rsidP="00724C1F">
      <w:pPr>
        <w:pStyle w:val="Paragraphedeliste"/>
        <w:numPr>
          <w:ilvl w:val="0"/>
          <w:numId w:val="2"/>
        </w:numPr>
        <w:spacing w:after="0" w:line="240" w:lineRule="auto"/>
        <w:contextualSpacing w:val="0"/>
        <w:jc w:val="both"/>
        <w:rPr>
          <w:rFonts w:ascii="Trebuchet MS" w:hAnsi="Trebuchet MS" w:cs="Times New Roman"/>
        </w:rPr>
      </w:pPr>
      <w:r w:rsidRPr="00724C1F">
        <w:rPr>
          <w:rFonts w:ascii="Trebuchet MS" w:hAnsi="Trebuchet MS" w:cs="Times New Roman"/>
        </w:rPr>
        <w:t xml:space="preserve">Former les enseignants chercheurs, </w:t>
      </w:r>
    </w:p>
    <w:p w:rsidR="00AC0303" w:rsidRPr="00724C1F" w:rsidRDefault="00AC0303" w:rsidP="00724C1F">
      <w:pPr>
        <w:pStyle w:val="Paragraphedeliste"/>
        <w:numPr>
          <w:ilvl w:val="0"/>
          <w:numId w:val="2"/>
        </w:numPr>
        <w:spacing w:after="0" w:line="240" w:lineRule="auto"/>
        <w:contextualSpacing w:val="0"/>
        <w:jc w:val="both"/>
        <w:rPr>
          <w:rFonts w:ascii="Trebuchet MS" w:hAnsi="Trebuchet MS" w:cs="Times New Roman"/>
        </w:rPr>
      </w:pPr>
      <w:r w:rsidRPr="00724C1F">
        <w:rPr>
          <w:rFonts w:ascii="Trebuchet MS" w:hAnsi="Trebuchet MS" w:cs="Times New Roman"/>
        </w:rPr>
        <w:t xml:space="preserve">Identifier les grands problèmes de santé,  </w:t>
      </w:r>
    </w:p>
    <w:p w:rsidR="00AC0303" w:rsidRPr="00724C1F" w:rsidRDefault="00AC0303" w:rsidP="00724C1F">
      <w:pPr>
        <w:pStyle w:val="Paragraphedeliste"/>
        <w:numPr>
          <w:ilvl w:val="0"/>
          <w:numId w:val="2"/>
        </w:numPr>
        <w:spacing w:after="0" w:line="240" w:lineRule="auto"/>
        <w:contextualSpacing w:val="0"/>
        <w:jc w:val="both"/>
        <w:rPr>
          <w:rFonts w:ascii="Trebuchet MS" w:hAnsi="Trebuchet MS" w:cs="Times New Roman"/>
        </w:rPr>
      </w:pPr>
      <w:r w:rsidRPr="00724C1F">
        <w:rPr>
          <w:rFonts w:ascii="Trebuchet MS" w:hAnsi="Trebuchet MS" w:cs="Times New Roman"/>
        </w:rPr>
        <w:t>Promouvoir  le développement  des technologies adaptées à  nos réalités et  nos besoins.</w:t>
      </w:r>
    </w:p>
    <w:p w:rsidR="008A5D70" w:rsidRPr="00DB5BAB" w:rsidRDefault="001C63DB" w:rsidP="00DB5BAB">
      <w:pPr>
        <w:pStyle w:val="Titre1"/>
        <w:spacing w:before="120" w:after="120" w:line="240" w:lineRule="auto"/>
        <w:jc w:val="both"/>
        <w:rPr>
          <w:rFonts w:ascii="Trebuchet MS" w:hAnsi="Trebuchet MS" w:cs="Times New Roman"/>
          <w:color w:val="auto"/>
          <w:sz w:val="24"/>
          <w:szCs w:val="24"/>
        </w:rPr>
      </w:pPr>
      <w:r w:rsidRPr="00DB5BAB">
        <w:rPr>
          <w:rFonts w:ascii="Trebuchet MS" w:hAnsi="Trebuchet MS" w:cs="Times New Roman"/>
          <w:color w:val="auto"/>
          <w:sz w:val="24"/>
          <w:szCs w:val="24"/>
        </w:rPr>
        <w:t>III-</w:t>
      </w:r>
      <w:r w:rsidR="008A5D70" w:rsidRPr="00DB5BAB">
        <w:rPr>
          <w:rFonts w:ascii="Trebuchet MS" w:hAnsi="Trebuchet MS" w:cs="Times New Roman"/>
          <w:color w:val="auto"/>
          <w:sz w:val="24"/>
          <w:szCs w:val="24"/>
        </w:rPr>
        <w:t xml:space="preserve"> COOPERATION </w:t>
      </w:r>
      <w:bookmarkEnd w:id="0"/>
      <w:r w:rsidR="008A5D70" w:rsidRPr="00DB5BAB">
        <w:rPr>
          <w:rFonts w:ascii="Trebuchet MS" w:hAnsi="Trebuchet MS" w:cs="Times New Roman"/>
          <w:color w:val="auto"/>
          <w:sz w:val="24"/>
          <w:szCs w:val="24"/>
        </w:rPr>
        <w:t>ET PARTENARIAT UNIVERSITAIRES.</w:t>
      </w:r>
    </w:p>
    <w:p w:rsidR="0017032F" w:rsidRPr="00724C1F" w:rsidRDefault="0017032F" w:rsidP="00724C1F">
      <w:pPr>
        <w:autoSpaceDE w:val="0"/>
        <w:autoSpaceDN w:val="0"/>
        <w:adjustRightInd w:val="0"/>
        <w:spacing w:after="0" w:line="240" w:lineRule="auto"/>
        <w:ind w:left="567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Le projet de l'Université des Montagnes a été pensé dès le départ en intégrant la dimension internationale.</w:t>
      </w:r>
    </w:p>
    <w:p w:rsidR="0017032F" w:rsidRPr="00724C1F" w:rsidRDefault="0017032F" w:rsidP="00724C1F">
      <w:pPr>
        <w:autoSpaceDE w:val="0"/>
        <w:autoSpaceDN w:val="0"/>
        <w:adjustRightInd w:val="0"/>
        <w:spacing w:after="0" w:line="240" w:lineRule="auto"/>
        <w:ind w:left="567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Ainsi, bien qu'enracinée dans le milieu camerounais, l'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UdM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est ouverte sur le monde africain et les autres continents. Des ententes de coopération et de partenariats ont été signées avec des universités </w:t>
      </w:r>
      <w:r w:rsidR="001F0C60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américaines,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africaines et européennes de même qu’avec les Centres</w:t>
      </w:r>
      <w:r w:rsidR="000D7848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de recherches et</w:t>
      </w:r>
      <w:r w:rsidR="00E507D5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Hospitaliers </w:t>
      </w:r>
      <w:r w:rsidR="00AC0303">
        <w:rPr>
          <w:rFonts w:ascii="Trebuchet MS" w:eastAsiaTheme="minorHAnsi" w:hAnsi="Trebuchet MS" w:cs="HelveticaNeue"/>
          <w:sz w:val="20"/>
          <w:szCs w:val="20"/>
          <w:lang w:eastAsia="en-US"/>
        </w:rPr>
        <w:t>e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n Europe. C'est ainsi que plusieurs Professeurs des établissements partenaires d'Afrique, d'Amérique et d'Europe séjournent régulièrement sur</w:t>
      </w:r>
      <w:r w:rsidR="0013208F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les campus pour de</w:t>
      </w:r>
      <w:r w:rsidR="00AC0303">
        <w:rPr>
          <w:rFonts w:ascii="Trebuchet MS" w:eastAsiaTheme="minorHAnsi" w:hAnsi="Trebuchet MS" w:cs="HelveticaNeue"/>
          <w:sz w:val="20"/>
          <w:szCs w:val="20"/>
          <w:lang w:eastAsia="en-US"/>
        </w:rPr>
        <w:t>s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enseignements, des travaux de</w:t>
      </w:r>
      <w:r w:rsidR="0013208F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recherche et des conférences et participent aux jurys</w:t>
      </w:r>
      <w:r w:rsidR="0013208F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de thèse.</w:t>
      </w:r>
    </w:p>
    <w:p w:rsidR="0017032F" w:rsidRPr="00724C1F" w:rsidRDefault="0017032F" w:rsidP="00724C1F">
      <w:pPr>
        <w:autoSpaceDE w:val="0"/>
        <w:autoSpaceDN w:val="0"/>
        <w:adjustRightInd w:val="0"/>
        <w:spacing w:after="0" w:line="240" w:lineRule="auto"/>
        <w:ind w:left="567"/>
        <w:rPr>
          <w:rFonts w:ascii="Trebuchet MS" w:hAnsi="Trebuchet MS" w:cs="Times New Roman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L’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UdM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compte ainsi de nombreux établissements</w:t>
      </w:r>
      <w:r w:rsidR="0013208F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partenaires dans le monde parmi lesquelles </w:t>
      </w:r>
      <w:r w:rsidRPr="00724C1F">
        <w:rPr>
          <w:rFonts w:ascii="Trebuchet MS" w:eastAsiaTheme="minorHAnsi" w:hAnsi="Trebuchet MS" w:cs="HelveticaNeue"/>
          <w:color w:val="FFFFFF"/>
          <w:sz w:val="20"/>
          <w:szCs w:val="20"/>
          <w:lang w:eastAsia="en-US"/>
        </w:rPr>
        <w:t>:</w:t>
      </w:r>
    </w:p>
    <w:p w:rsidR="0013208F" w:rsidRPr="00DB5BAB" w:rsidRDefault="0013208F" w:rsidP="00DB5BAB">
      <w:pPr>
        <w:autoSpaceDE w:val="0"/>
        <w:autoSpaceDN w:val="0"/>
        <w:adjustRightInd w:val="0"/>
        <w:spacing w:before="120" w:after="120" w:line="240" w:lineRule="auto"/>
        <w:ind w:left="567"/>
        <w:rPr>
          <w:rFonts w:ascii="Trebuchet MS" w:eastAsiaTheme="minorHAnsi" w:hAnsi="Trebuchet MS" w:cs="HelveticaNeue-Bold"/>
          <w:b/>
          <w:bCs/>
          <w:sz w:val="24"/>
          <w:szCs w:val="24"/>
          <w:lang w:eastAsia="en-US"/>
        </w:rPr>
      </w:pPr>
      <w:r w:rsidRPr="00DB5BAB">
        <w:rPr>
          <w:rFonts w:ascii="Trebuchet MS" w:eastAsiaTheme="minorHAnsi" w:hAnsi="Trebuchet MS" w:cs="HelveticaNeue-Bold"/>
          <w:b/>
          <w:bCs/>
          <w:sz w:val="24"/>
          <w:szCs w:val="24"/>
          <w:lang w:eastAsia="en-US"/>
        </w:rPr>
        <w:t>1- EN EUROPE :</w:t>
      </w:r>
    </w:p>
    <w:p w:rsidR="0013208F" w:rsidRPr="00657570" w:rsidRDefault="0013208F">
      <w:pPr>
        <w:autoSpaceDE w:val="0"/>
        <w:autoSpaceDN w:val="0"/>
        <w:adjustRightInd w:val="0"/>
        <w:spacing w:before="120" w:after="120" w:line="240" w:lineRule="auto"/>
        <w:ind w:left="851"/>
        <w:rPr>
          <w:rFonts w:ascii="Trebuchet MS" w:eastAsiaTheme="minorHAnsi" w:hAnsi="Trebuchet MS" w:cs="HelveticaNeue-Bold"/>
          <w:b/>
          <w:bCs/>
          <w:lang w:eastAsia="en-US"/>
        </w:rPr>
        <w:pPrChange w:id="1" w:author="Compte Microsoft" w:date="2020-11-16T15:43:00Z">
          <w:pPr>
            <w:autoSpaceDE w:val="0"/>
            <w:autoSpaceDN w:val="0"/>
            <w:adjustRightInd w:val="0"/>
            <w:spacing w:after="0" w:line="240" w:lineRule="auto"/>
            <w:ind w:left="851"/>
          </w:pPr>
        </w:pPrChange>
      </w:pPr>
      <w:r w:rsidRPr="00657570">
        <w:rPr>
          <w:rFonts w:ascii="Trebuchet MS" w:eastAsiaTheme="minorHAnsi" w:hAnsi="Trebuchet MS" w:cs="HelveticaNeue-Bold"/>
          <w:b/>
          <w:bCs/>
          <w:lang w:eastAsia="en-US"/>
        </w:rPr>
        <w:t>a. FRANCE</w:t>
      </w:r>
    </w:p>
    <w:p w:rsidR="0013208F" w:rsidRPr="00705B17" w:rsidRDefault="0013208F" w:rsidP="00657570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2" w:author="admin" w:date="2020-12-15T11:26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3" w:author="admin" w:date="2020-12-15T11:26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• L’Université Paul Sabatier de Toulouse III (UPS)</w:t>
      </w:r>
    </w:p>
    <w:p w:rsidR="0013208F" w:rsidRPr="00DC63F3" w:rsidRDefault="001320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DC63F3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hyperlink r:id="rId7" w:history="1">
        <w:r w:rsidR="00EC43F7" w:rsidRPr="00DC63F3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www.univ-tlse3.fr</w:t>
        </w:r>
      </w:hyperlink>
    </w:p>
    <w:p w:rsidR="0013208F" w:rsidRPr="00724C1F" w:rsidRDefault="001320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le 14 Avril 2016</w:t>
      </w:r>
      <w:r w:rsidR="00BE5AC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d’une durée de 5 ans renouvelable.</w:t>
      </w:r>
    </w:p>
    <w:p w:rsidR="0013208F" w:rsidRPr="00724C1F" w:rsidRDefault="001320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Trois avenants signés avec les différentes filières,</w:t>
      </w:r>
    </w:p>
    <w:p w:rsidR="0013208F" w:rsidRPr="00724C1F" w:rsidRDefault="001320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Médecine, Chirurgie Dentaire, et Pharmacie</w:t>
      </w:r>
    </w:p>
    <w:p w:rsidR="0013208F" w:rsidRPr="00724C1F" w:rsidRDefault="001320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val="de-AT"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 xml:space="preserve">Point focal :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Pr. </w:t>
      </w:r>
      <w:r w:rsidRPr="00724C1F">
        <w:rPr>
          <w:rFonts w:ascii="Trebuchet MS" w:eastAsiaTheme="minorHAnsi" w:hAnsi="Trebuchet MS" w:cs="HelveticaNeue"/>
          <w:sz w:val="20"/>
          <w:szCs w:val="20"/>
          <w:lang w:val="de-AT" w:eastAsia="en-US"/>
        </w:rPr>
        <w:t xml:space="preserve">Bernard 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val="de-AT" w:eastAsia="en-US"/>
        </w:rPr>
        <w:t>Boneu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val="de-AT" w:eastAsia="en-US"/>
        </w:rPr>
        <w:t>,</w:t>
      </w:r>
    </w:p>
    <w:p w:rsidR="0013208F" w:rsidRDefault="002D156A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val="de-AT"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val="de-AT" w:eastAsia="en-US"/>
        </w:rPr>
        <w:t>E-Mail</w:t>
      </w:r>
      <w:r w:rsidR="0013208F" w:rsidRPr="00724C1F">
        <w:rPr>
          <w:rFonts w:ascii="Trebuchet MS" w:eastAsiaTheme="minorHAnsi" w:hAnsi="Trebuchet MS" w:cs="HelveticaNeue-Bold"/>
          <w:b/>
          <w:bCs/>
          <w:sz w:val="20"/>
          <w:szCs w:val="20"/>
          <w:lang w:val="de-AT" w:eastAsia="en-US"/>
        </w:rPr>
        <w:t xml:space="preserve"> : </w:t>
      </w:r>
      <w:hyperlink r:id="rId8" w:history="1">
        <w:r w:rsidR="00EC43F7" w:rsidRPr="008C760D">
          <w:rPr>
            <w:rStyle w:val="Lienhypertexte"/>
            <w:rFonts w:ascii="Trebuchet MS" w:eastAsiaTheme="minorHAnsi" w:hAnsi="Trebuchet MS" w:cs="HelveticaNeue"/>
            <w:sz w:val="20"/>
            <w:szCs w:val="20"/>
            <w:lang w:val="de-AT" w:eastAsia="en-US"/>
          </w:rPr>
          <w:t>boneu.b@wanadoo.fr</w:t>
        </w:r>
      </w:hyperlink>
    </w:p>
    <w:p w:rsidR="0013208F" w:rsidRPr="00724C1F" w:rsidRDefault="001320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Les domaines de la coopération :</w:t>
      </w:r>
    </w:p>
    <w:p w:rsidR="0013208F" w:rsidRPr="00724C1F" w:rsidRDefault="001320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Les deux institutions s’engagent à collaborer dans</w:t>
      </w:r>
      <w:r w:rsidR="00BE5AC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les domaines suivants :</w:t>
      </w:r>
    </w:p>
    <w:p w:rsidR="0013208F" w:rsidRPr="00724C1F" w:rsidRDefault="001320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Echange d’enseignants ;</w:t>
      </w:r>
    </w:p>
    <w:p w:rsidR="0013208F" w:rsidRPr="00724C1F" w:rsidRDefault="001320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Participation avec les enseignants des différentes</w:t>
      </w:r>
      <w:r w:rsidR="00BE5AC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filières aux jurys de thèse de Doctorat en médecine,</w:t>
      </w:r>
      <w:r w:rsidR="00BE5AC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Pharmacie et Chirurgie Dentaire ;</w:t>
      </w:r>
    </w:p>
    <w:p w:rsidR="0013208F" w:rsidRPr="00724C1F" w:rsidRDefault="001320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Examiner avec l’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UdM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toutes possibilités de coopération</w:t>
      </w:r>
      <w:r w:rsidR="00BE5AC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mutuellement bénéfique dans le domaine de</w:t>
      </w:r>
      <w:r w:rsidR="00BE5AC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l’enseignement, de la recherche et des publications</w:t>
      </w:r>
      <w:r w:rsidR="00BE5AC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scientifiques.</w:t>
      </w:r>
    </w:p>
    <w:p w:rsidR="00EF486E" w:rsidRPr="00705B17" w:rsidRDefault="00EF486E" w:rsidP="00657570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4" w:author="admin" w:date="2020-12-15T11:26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5" w:author="admin" w:date="2020-12-15T11:26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• L’Université de Franche-Comté</w:t>
      </w:r>
    </w:p>
    <w:p w:rsidR="00EF486E" w:rsidRPr="001F0C60" w:rsidRDefault="00EF486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1F0C60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hyperlink r:id="rId9" w:history="1">
        <w:r w:rsidR="00EC43F7" w:rsidRPr="001F0C60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www.univ-fcomte.fr</w:t>
        </w:r>
      </w:hyperlink>
    </w:p>
    <w:p w:rsidR="00EF486E" w:rsidRDefault="00EF486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le 11 Janvier</w:t>
      </w:r>
      <w:r w:rsidR="00BE5AC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2011 d’une durée de 5 ans, renouvelable par tacite</w:t>
      </w:r>
      <w:r w:rsidR="00BE5AC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reconduction.</w:t>
      </w:r>
    </w:p>
    <w:p w:rsidR="00546EA3" w:rsidRDefault="00546EA3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Point Focal : Dr </w:t>
      </w:r>
      <w:r w:rsidR="000B3E26">
        <w:rPr>
          <w:rFonts w:ascii="Trebuchet MS" w:eastAsiaTheme="minorHAnsi" w:hAnsi="Trebuchet MS" w:cs="HelveticaNeue"/>
          <w:sz w:val="20"/>
          <w:szCs w:val="20"/>
          <w:lang w:eastAsia="en-US"/>
        </w:rPr>
        <w:t>François</w:t>
      </w:r>
      <w:r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proofErr w:type="spellStart"/>
      <w:r>
        <w:rPr>
          <w:rFonts w:ascii="Trebuchet MS" w:eastAsiaTheme="minorHAnsi" w:hAnsi="Trebuchet MS" w:cs="HelveticaNeue"/>
          <w:sz w:val="20"/>
          <w:szCs w:val="20"/>
          <w:lang w:eastAsia="en-US"/>
        </w:rPr>
        <w:t>Kenmogne</w:t>
      </w:r>
      <w:proofErr w:type="spellEnd"/>
      <w:r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proofErr w:type="spellStart"/>
      <w:r>
        <w:rPr>
          <w:rFonts w:ascii="Trebuchet MS" w:eastAsiaTheme="minorHAnsi" w:hAnsi="Trebuchet MS" w:cs="HelveticaNeue"/>
          <w:sz w:val="20"/>
          <w:szCs w:val="20"/>
          <w:lang w:eastAsia="en-US"/>
        </w:rPr>
        <w:t>Kamdem</w:t>
      </w:r>
      <w:proofErr w:type="spellEnd"/>
    </w:p>
    <w:p w:rsidR="00546EA3" w:rsidRPr="00724C1F" w:rsidRDefault="00546EA3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>
        <w:rPr>
          <w:rFonts w:ascii="Trebuchet MS" w:eastAsiaTheme="minorHAnsi" w:hAnsi="Trebuchet MS" w:cs="HelveticaNeue"/>
          <w:sz w:val="20"/>
          <w:szCs w:val="20"/>
          <w:lang w:eastAsia="en-US"/>
        </w:rPr>
        <w:lastRenderedPageBreak/>
        <w:t xml:space="preserve">Mail : </w:t>
      </w:r>
      <w:r w:rsidRPr="00546EA3">
        <w:rPr>
          <w:rFonts w:ascii="Trebuchet MS" w:eastAsiaTheme="minorHAnsi" w:hAnsi="Trebuchet MS" w:cs="HelveticaNeue"/>
          <w:sz w:val="20"/>
          <w:szCs w:val="20"/>
          <w:lang w:eastAsia="en-US"/>
        </w:rPr>
        <w:t>(kamdemfran@hotmail.com).</w:t>
      </w:r>
    </w:p>
    <w:p w:rsidR="00EF486E" w:rsidRPr="00724C1F" w:rsidRDefault="00EF486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Les domaines de la coopération :</w:t>
      </w:r>
    </w:p>
    <w:p w:rsidR="00EF486E" w:rsidRPr="00724C1F" w:rsidRDefault="00EF486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Avec l’Institut des Sciences de la Santé</w:t>
      </w:r>
    </w:p>
    <w:p w:rsidR="00EF486E" w:rsidRPr="00724C1F" w:rsidRDefault="00EF486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Echange enseignants et étudiants ;</w:t>
      </w:r>
    </w:p>
    <w:p w:rsidR="00EF486E" w:rsidRPr="00724C1F" w:rsidRDefault="00EF486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Cotutelle thèse et doctorat ;</w:t>
      </w:r>
    </w:p>
    <w:p w:rsidR="00EF486E" w:rsidRPr="00724C1F" w:rsidRDefault="00EF486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Participation aux évaluations ;</w:t>
      </w:r>
    </w:p>
    <w:p w:rsidR="00EF486E" w:rsidRPr="00724C1F" w:rsidRDefault="00EF486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- Participation mutuelle </w:t>
      </w:r>
      <w:r w:rsidR="00EC43F7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à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des projets ;</w:t>
      </w:r>
    </w:p>
    <w:p w:rsidR="00EF486E" w:rsidRPr="00724C1F" w:rsidRDefault="00EF486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Participer avec les enseignants aux jurys de thèse</w:t>
      </w:r>
      <w:r w:rsidR="00BE5AC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de Doctorat en médecine, Pharmacie et Chirurgie</w:t>
      </w:r>
      <w:r w:rsidR="00BE5AC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dentaire ;</w:t>
      </w:r>
    </w:p>
    <w:p w:rsidR="00EF486E" w:rsidRPr="00724C1F" w:rsidRDefault="00EF486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Examiner avec l’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UdM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toutes possibilités de coopération</w:t>
      </w:r>
      <w:r w:rsidR="00BE5AC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mutuellement bénéfiques dans le domaine de</w:t>
      </w:r>
      <w:r w:rsidR="00BE5AC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l’enseignement, de la recherche et des publications</w:t>
      </w:r>
      <w:r w:rsidR="00BE5AC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scientifiques.</w:t>
      </w:r>
    </w:p>
    <w:p w:rsidR="00EF486E" w:rsidRPr="00705B17" w:rsidRDefault="00EF486E" w:rsidP="00657570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6" w:author="admin" w:date="2020-12-15T11:26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7" w:author="admin" w:date="2020-12-15T11:26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 xml:space="preserve">• L’Ecole </w:t>
      </w:r>
      <w:proofErr w:type="spellStart"/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8" w:author="admin" w:date="2020-12-15T11:26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Vet</w:t>
      </w:r>
      <w:proofErr w:type="spellEnd"/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9" w:author="admin" w:date="2020-12-15T11:26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 xml:space="preserve"> Agro Sup de Lyon</w:t>
      </w:r>
    </w:p>
    <w:p w:rsidR="0013208F" w:rsidRPr="00DC63F3" w:rsidRDefault="00EF486E" w:rsidP="00657570">
      <w:pPr>
        <w:spacing w:after="0" w:line="240" w:lineRule="auto"/>
        <w:ind w:left="1134"/>
        <w:rPr>
          <w:rStyle w:val="Lienhypertexte"/>
          <w:rFonts w:ascii="Trebuchet MS" w:eastAsiaTheme="minorHAnsi" w:hAnsi="Trebuchet MS" w:cs="HelveticaNeue"/>
          <w:color w:val="auto"/>
          <w:sz w:val="20"/>
          <w:szCs w:val="20"/>
          <w:lang w:eastAsia="en-US"/>
        </w:rPr>
      </w:pPr>
      <w:r w:rsidRPr="00DC63F3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hyperlink r:id="rId10" w:history="1">
        <w:r w:rsidR="00EC43F7" w:rsidRPr="00DC63F3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www.vetagro-sup.fr</w:t>
        </w:r>
      </w:hyperlink>
    </w:p>
    <w:p w:rsidR="00EF486E" w:rsidRPr="00724C1F" w:rsidRDefault="00EF486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le 22 aout 2013</w:t>
      </w:r>
      <w:r w:rsidR="00BE5AC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d’une durée de 5 ans, renouvelable par tacite reconduction</w:t>
      </w:r>
    </w:p>
    <w:p w:rsidR="00EF486E" w:rsidRPr="00724C1F" w:rsidRDefault="00EF486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- </w:t>
      </w: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 xml:space="preserve">Point Focal :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Pr. Gilles 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Bourdoiseau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,</w:t>
      </w:r>
    </w:p>
    <w:p w:rsidR="00EF486E" w:rsidRDefault="002D156A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val="de-AT"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val="de-AT" w:eastAsia="en-US"/>
        </w:rPr>
        <w:t>E-Mail</w:t>
      </w:r>
      <w:r w:rsidR="00EF486E" w:rsidRPr="00724C1F">
        <w:rPr>
          <w:rFonts w:ascii="Trebuchet MS" w:eastAsiaTheme="minorHAnsi" w:hAnsi="Trebuchet MS" w:cs="HelveticaNeue-Bold"/>
          <w:b/>
          <w:bCs/>
          <w:sz w:val="20"/>
          <w:szCs w:val="20"/>
          <w:lang w:val="de-AT" w:eastAsia="en-US"/>
        </w:rPr>
        <w:t xml:space="preserve"> : </w:t>
      </w:r>
      <w:hyperlink r:id="rId11" w:history="1">
        <w:r w:rsidR="00EC43F7" w:rsidRPr="008C760D">
          <w:rPr>
            <w:rStyle w:val="Lienhypertexte"/>
            <w:rFonts w:ascii="Trebuchet MS" w:eastAsiaTheme="minorHAnsi" w:hAnsi="Trebuchet MS" w:cs="HelveticaNeue"/>
            <w:sz w:val="20"/>
            <w:szCs w:val="20"/>
            <w:lang w:val="de-AT" w:eastAsia="en-US"/>
          </w:rPr>
          <w:t>gilles.bourdoiseau@vetagro-sup.fr</w:t>
        </w:r>
      </w:hyperlink>
    </w:p>
    <w:p w:rsidR="00EF486E" w:rsidRPr="00724C1F" w:rsidRDefault="00EF486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Convention de Partenariat avec L’Institut des</w:t>
      </w:r>
    </w:p>
    <w:p w:rsidR="00EF486E" w:rsidRPr="00724C1F" w:rsidRDefault="00EF486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Sciences de la Sante, Filière Médecine Vétérinaire</w:t>
      </w:r>
    </w:p>
    <w:p w:rsidR="00EF486E" w:rsidRPr="00724C1F" w:rsidRDefault="00EF486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Les domaines de la coopération :</w:t>
      </w:r>
    </w:p>
    <w:p w:rsidR="00EF486E" w:rsidRPr="00724C1F" w:rsidRDefault="00EF486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Assure la tutelle académique ;</w:t>
      </w:r>
    </w:p>
    <w:p w:rsidR="00EF486E" w:rsidRPr="00724C1F" w:rsidRDefault="00EF486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Participe au jury de thèse ;</w:t>
      </w:r>
    </w:p>
    <w:p w:rsidR="00EF486E" w:rsidRPr="00724C1F" w:rsidRDefault="00EF486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Co signature des diplômes avec Le Ministère de</w:t>
      </w:r>
      <w:r w:rsidR="00BE5AC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l’Enseignement Supérieur ;</w:t>
      </w:r>
    </w:p>
    <w:p w:rsidR="00EF486E" w:rsidRPr="00724C1F" w:rsidRDefault="00EF486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- L 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UdM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Assure leur accueil.</w:t>
      </w:r>
    </w:p>
    <w:p w:rsidR="00EF486E" w:rsidRPr="00705B17" w:rsidRDefault="00EF486E" w:rsidP="00657570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0" w:author="admin" w:date="2020-12-15T11:26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1" w:author="admin" w:date="2020-12-15T11:26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• L’Ecole d’Ingénieurs de Saint Etienne, ENISE</w:t>
      </w:r>
    </w:p>
    <w:p w:rsidR="00EF486E" w:rsidRDefault="00EF486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hyperlink r:id="rId12" w:history="1">
        <w:r w:rsidR="00EC43F7" w:rsidRPr="008C760D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www.enise.fr</w:t>
        </w:r>
      </w:hyperlink>
    </w:p>
    <w:p w:rsidR="00EF486E" w:rsidRPr="00724C1F" w:rsidRDefault="00EF486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le 19 Juin 2015</w:t>
      </w:r>
      <w:r w:rsidR="00BE5AC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d’une durée de 5 ans, renouvelable sur demande de</w:t>
      </w:r>
      <w:r w:rsidR="00BE5AC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l’une des parties.</w:t>
      </w:r>
    </w:p>
    <w:p w:rsidR="00EF486E" w:rsidRPr="00724C1F" w:rsidRDefault="00EF486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 xml:space="preserve">Point Focal :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Bouchet Dominique,</w:t>
      </w:r>
    </w:p>
    <w:p w:rsidR="00EF486E" w:rsidRPr="00EC78BD" w:rsidRDefault="002D156A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val="de-AT" w:eastAsia="en-US"/>
        </w:rPr>
      </w:pPr>
      <w:r w:rsidRPr="00EC78BD">
        <w:rPr>
          <w:rFonts w:ascii="Trebuchet MS" w:eastAsiaTheme="minorHAnsi" w:hAnsi="Trebuchet MS" w:cs="HelveticaNeue-Bold"/>
          <w:b/>
          <w:bCs/>
          <w:sz w:val="20"/>
          <w:szCs w:val="20"/>
          <w:lang w:val="de-AT" w:eastAsia="en-US"/>
        </w:rPr>
        <w:t>E-Mail</w:t>
      </w:r>
      <w:r w:rsidR="00EF486E" w:rsidRPr="00EC78BD">
        <w:rPr>
          <w:rFonts w:ascii="Trebuchet MS" w:eastAsiaTheme="minorHAnsi" w:hAnsi="Trebuchet MS" w:cs="HelveticaNeue-Bold"/>
          <w:b/>
          <w:bCs/>
          <w:sz w:val="20"/>
          <w:szCs w:val="20"/>
          <w:lang w:val="de-AT" w:eastAsia="en-US"/>
        </w:rPr>
        <w:t xml:space="preserve"> : </w:t>
      </w:r>
      <w:hyperlink r:id="rId13" w:history="1">
        <w:r w:rsidR="00EC43F7" w:rsidRPr="00EC78BD">
          <w:rPr>
            <w:rStyle w:val="Lienhypertexte"/>
            <w:rFonts w:ascii="Trebuchet MS" w:eastAsiaTheme="minorHAnsi" w:hAnsi="Trebuchet MS" w:cs="HelveticaNeue"/>
            <w:sz w:val="20"/>
            <w:szCs w:val="20"/>
            <w:lang w:val="de-AT" w:eastAsia="en-US"/>
          </w:rPr>
          <w:t>www.dominique.bouchet@enise.fr</w:t>
        </w:r>
      </w:hyperlink>
    </w:p>
    <w:p w:rsidR="00EF486E" w:rsidRPr="00724C1F" w:rsidRDefault="00EF486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Les domaines de la coopération :</w:t>
      </w:r>
    </w:p>
    <w:p w:rsidR="00EF486E" w:rsidRPr="00724C1F" w:rsidRDefault="00EF486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Avec la Faculté des Sciences et de Technologie</w:t>
      </w:r>
      <w:r w:rsidR="00BE5AC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(FST), et les filières Génie Civil et Génie Mécanique</w:t>
      </w:r>
    </w:p>
    <w:p w:rsidR="00EF486E" w:rsidRPr="00724C1F" w:rsidRDefault="00EF486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Développer de façon conjointe des projets académiques,</w:t>
      </w:r>
      <w:r w:rsidR="00BE5AC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scientifiques et culturels ;</w:t>
      </w:r>
    </w:p>
    <w:p w:rsidR="003D281E" w:rsidRPr="00724C1F" w:rsidRDefault="003D281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Chercher les partenaires locaux pour les stages de</w:t>
      </w:r>
      <w:r w:rsidR="00BE5AC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nos étudiants ;</w:t>
      </w:r>
    </w:p>
    <w:p w:rsidR="003D281E" w:rsidRPr="00724C1F" w:rsidRDefault="003D281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- 3 places de stage d’une durée 6 mois en France sont</w:t>
      </w:r>
      <w:r w:rsidR="00BE5AC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offertes pour les étudiants de la filière Génie civil ;</w:t>
      </w:r>
    </w:p>
    <w:p w:rsidR="003D281E" w:rsidRPr="00724C1F" w:rsidRDefault="003D281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- 3 places de stage d’une durée 6 mois en France sont</w:t>
      </w:r>
      <w:r w:rsidR="00BE5AC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offertes pour les étudiants de la filière Génie mécanique ;</w:t>
      </w:r>
    </w:p>
    <w:p w:rsidR="003D281E" w:rsidRPr="00724C1F" w:rsidRDefault="003D281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Dès la rentrée de Septembre 2018, les 3 meilleurs</w:t>
      </w:r>
      <w:r w:rsidR="00BE5AC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étudiants des filières Génie civile et Génie Mécanique</w:t>
      </w:r>
      <w:r w:rsidR="00BE5AC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continueront en cycle d’Ingénierie à l ENISE.</w:t>
      </w:r>
    </w:p>
    <w:p w:rsidR="003D281E" w:rsidRPr="00705B17" w:rsidRDefault="003D281E" w:rsidP="00657570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2" w:author="admin" w:date="2020-12-15T11:26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3" w:author="admin" w:date="2020-12-15T11:26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• Polytech Lyon</w:t>
      </w:r>
    </w:p>
    <w:p w:rsidR="003D281E" w:rsidRPr="00DC63F3" w:rsidRDefault="003D281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DC63F3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hyperlink r:id="rId14" w:history="1">
        <w:r w:rsidR="005723F3" w:rsidRPr="00DC63F3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www.polytech.univ-lyon1.fr</w:t>
        </w:r>
      </w:hyperlink>
    </w:p>
    <w:p w:rsidR="003D281E" w:rsidRPr="00724C1F" w:rsidRDefault="003D281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le 15 Juin 2015</w:t>
      </w:r>
      <w:r w:rsidR="009700C0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d’une durée de 8 ans, renouvelable sur Accord mutuel</w:t>
      </w:r>
      <w:r w:rsidR="009700C0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des deux parties</w:t>
      </w:r>
    </w:p>
    <w:p w:rsidR="003D281E" w:rsidRPr="00724C1F" w:rsidRDefault="003D281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 xml:space="preserve">- Point focal :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MONTCEL BRUNO</w:t>
      </w:r>
    </w:p>
    <w:p w:rsidR="003D281E" w:rsidRPr="00EC78BD" w:rsidRDefault="003D281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val="de-AT" w:eastAsia="en-US"/>
        </w:rPr>
      </w:pPr>
      <w:r w:rsidRPr="00EC78BD">
        <w:rPr>
          <w:rFonts w:ascii="Trebuchet MS" w:eastAsiaTheme="minorHAnsi" w:hAnsi="Trebuchet MS" w:cs="HelveticaNeue-Bold"/>
          <w:b/>
          <w:bCs/>
          <w:sz w:val="20"/>
          <w:szCs w:val="20"/>
          <w:lang w:val="de-AT" w:eastAsia="en-US"/>
        </w:rPr>
        <w:t xml:space="preserve">- </w:t>
      </w:r>
      <w:r w:rsidR="002D156A" w:rsidRPr="00EC78BD">
        <w:rPr>
          <w:rFonts w:ascii="Trebuchet MS" w:eastAsiaTheme="minorHAnsi" w:hAnsi="Trebuchet MS" w:cs="HelveticaNeue-Bold"/>
          <w:b/>
          <w:bCs/>
          <w:sz w:val="20"/>
          <w:szCs w:val="20"/>
          <w:lang w:val="de-AT" w:eastAsia="en-US"/>
        </w:rPr>
        <w:t>E-Mail</w:t>
      </w:r>
      <w:r w:rsidRPr="00EC78BD">
        <w:rPr>
          <w:rFonts w:ascii="Trebuchet MS" w:eastAsiaTheme="minorHAnsi" w:hAnsi="Trebuchet MS" w:cs="HelveticaNeue-Bold"/>
          <w:b/>
          <w:bCs/>
          <w:sz w:val="20"/>
          <w:szCs w:val="20"/>
          <w:lang w:val="de-AT" w:eastAsia="en-US"/>
        </w:rPr>
        <w:t xml:space="preserve"> : </w:t>
      </w:r>
      <w:hyperlink r:id="rId15" w:history="1">
        <w:r w:rsidR="005723F3" w:rsidRPr="00EC78BD">
          <w:rPr>
            <w:rStyle w:val="Lienhypertexte"/>
            <w:rFonts w:ascii="Trebuchet MS" w:eastAsiaTheme="minorHAnsi" w:hAnsi="Trebuchet MS" w:cs="HelveticaNeue"/>
            <w:sz w:val="20"/>
            <w:szCs w:val="20"/>
            <w:lang w:val="de-AT" w:eastAsia="en-US"/>
          </w:rPr>
          <w:t>bruno.montcel@univ-lyon1.fr</w:t>
        </w:r>
      </w:hyperlink>
    </w:p>
    <w:p w:rsidR="003D281E" w:rsidRPr="00724C1F" w:rsidRDefault="003D281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Les domaines de la coopération :</w:t>
      </w:r>
    </w:p>
    <w:p w:rsidR="003D281E" w:rsidRPr="00724C1F" w:rsidRDefault="009700C0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color w:val="FFFFFF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- Avec la </w:t>
      </w:r>
      <w:r w:rsidR="003D281E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(FST), et la </w:t>
      </w:r>
      <w:del w:id="14" w:author="Compte Microsoft" w:date="2020-11-16T15:43:00Z">
        <w:r w:rsidR="003D281E" w:rsidRPr="00724C1F" w:rsidDel="00EB6E69">
          <w:rPr>
            <w:rFonts w:ascii="Trebuchet MS" w:eastAsiaTheme="minorHAnsi" w:hAnsi="Trebuchet MS" w:cs="HelveticaNeue"/>
            <w:sz w:val="20"/>
            <w:szCs w:val="20"/>
            <w:lang w:eastAsia="en-US"/>
          </w:rPr>
          <w:delText>/</w:delText>
        </w:r>
      </w:del>
      <w:r w:rsidR="003D281E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Filière Génie Biomédicale ;</w:t>
      </w:r>
    </w:p>
    <w:p w:rsidR="003D281E" w:rsidRPr="00724C1F" w:rsidRDefault="003D281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Promotion des échanges institutionnels ;</w:t>
      </w:r>
    </w:p>
    <w:p w:rsidR="003D281E" w:rsidRPr="00724C1F" w:rsidRDefault="003D281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Accueil des étudiants ;</w:t>
      </w:r>
    </w:p>
    <w:p w:rsidR="003D281E" w:rsidRPr="00724C1F" w:rsidRDefault="003D281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Organisation des symposiums ;</w:t>
      </w:r>
    </w:p>
    <w:p w:rsidR="003D281E" w:rsidRPr="00724C1F" w:rsidRDefault="003D281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Promotion de la double diplomation ;</w:t>
      </w:r>
    </w:p>
    <w:p w:rsidR="003D281E" w:rsidRPr="00724C1F" w:rsidRDefault="003D281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Programme de recherche conjoint ;</w:t>
      </w:r>
    </w:p>
    <w:p w:rsidR="003D281E" w:rsidRPr="00724C1F" w:rsidRDefault="003D281E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Un étudiant de l</w:t>
      </w:r>
      <w:ins w:id="15" w:author="Compte Microsoft" w:date="2020-11-16T15:43:00Z">
        <w:r w:rsidR="00EB6E69">
          <w:rPr>
            <w:rFonts w:ascii="Trebuchet MS" w:eastAsiaTheme="minorHAnsi" w:hAnsi="Trebuchet MS" w:cs="HelveticaNeue"/>
            <w:sz w:val="20"/>
            <w:szCs w:val="20"/>
            <w:lang w:eastAsia="en-US"/>
          </w:rPr>
          <w:t>’</w:t>
        </w:r>
      </w:ins>
      <w:proofErr w:type="spellStart"/>
      <w:del w:id="16" w:author="Compte Microsoft" w:date="2020-11-16T15:43:00Z">
        <w:r w:rsidRPr="00724C1F" w:rsidDel="00EB6E69">
          <w:rPr>
            <w:rFonts w:ascii="Trebuchet MS" w:eastAsiaTheme="minorHAnsi" w:hAnsi="Trebuchet MS" w:cs="HelveticaNeue"/>
            <w:sz w:val="20"/>
            <w:szCs w:val="20"/>
            <w:lang w:eastAsia="en-US"/>
          </w:rPr>
          <w:delText xml:space="preserve"> </w:delText>
        </w:r>
      </w:del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UdM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a obtenu en 2016-2017 la</w:t>
      </w:r>
      <w:r w:rsidR="009700C0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bourse de l'excellence.</w:t>
      </w:r>
    </w:p>
    <w:p w:rsidR="003D281E" w:rsidRPr="00705B17" w:rsidRDefault="003D281E" w:rsidP="00657570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7" w:author="admin" w:date="2020-12-15T11:26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8" w:author="admin" w:date="2020-12-15T11:26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• Université de Paris Créteil UPEC</w:t>
      </w:r>
    </w:p>
    <w:p w:rsidR="005723F3" w:rsidRPr="001F0C60" w:rsidRDefault="003D281E" w:rsidP="005723F3">
      <w:pPr>
        <w:spacing w:after="0" w:line="240" w:lineRule="auto"/>
        <w:ind w:left="1134"/>
        <w:rPr>
          <w:rStyle w:val="Lienhypertexte"/>
          <w:rFonts w:ascii="Trebuchet MS" w:eastAsiaTheme="minorHAnsi" w:hAnsi="Trebuchet MS" w:cs="HelveticaNeue"/>
          <w:sz w:val="20"/>
          <w:szCs w:val="20"/>
          <w:lang w:eastAsia="en-US"/>
        </w:rPr>
      </w:pPr>
      <w:r w:rsidRPr="00DC63F3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hyperlink r:id="rId16" w:history="1">
        <w:r w:rsidRPr="001F0C60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www.u-pec.fr</w:t>
        </w:r>
      </w:hyperlink>
    </w:p>
    <w:p w:rsidR="0013488F" w:rsidRPr="00724C1F" w:rsidRDefault="001348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le 29 Avril 2013</w:t>
      </w:r>
      <w:r w:rsidR="009700C0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d’une durée de 5 ans, renouvelable sur Accord mutuel</w:t>
      </w:r>
      <w:r w:rsidR="009700C0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des deux parties</w:t>
      </w:r>
    </w:p>
    <w:p w:rsidR="0013488F" w:rsidRPr="00724C1F" w:rsidRDefault="001348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 xml:space="preserve">- Point Focal </w:t>
      </w:r>
      <w:proofErr w:type="gramStart"/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 xml:space="preserve">: </w:t>
      </w:r>
      <w:r w:rsidR="00546EA3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Pr</w:t>
      </w:r>
      <w:proofErr w:type="gramEnd"/>
      <w:r w:rsidR="00546EA3">
        <w:rPr>
          <w:rFonts w:ascii="Trebuchet MS" w:eastAsiaTheme="minorHAnsi" w:hAnsi="Trebuchet MS" w:cs="HelveticaNeue"/>
          <w:sz w:val="20"/>
          <w:szCs w:val="20"/>
          <w:lang w:eastAsia="en-US"/>
        </w:rPr>
        <w:t> </w:t>
      </w:r>
      <w:del w:id="19" w:author="Compte Microsoft" w:date="2020-11-16T15:44:00Z">
        <w:r w:rsidR="00546EA3" w:rsidDel="00EB6E69">
          <w:rPr>
            <w:rFonts w:ascii="Trebuchet MS" w:eastAsiaTheme="minorHAnsi" w:hAnsi="Trebuchet MS" w:cs="HelveticaNeue"/>
            <w:sz w:val="20"/>
            <w:szCs w:val="20"/>
            <w:lang w:eastAsia="en-US"/>
          </w:rPr>
          <w:delText xml:space="preserve">: </w:delText>
        </w:r>
      </w:del>
      <w:r w:rsidR="00546EA3" w:rsidRPr="00546EA3">
        <w:rPr>
          <w:rFonts w:ascii="Trebuchet MS" w:eastAsiaTheme="minorHAnsi" w:hAnsi="Trebuchet MS" w:cs="HelveticaNeue"/>
          <w:sz w:val="20"/>
          <w:szCs w:val="20"/>
          <w:lang w:eastAsia="en-US"/>
        </w:rPr>
        <w:t>MEKONTSO DESSAP Armand</w:t>
      </w:r>
    </w:p>
    <w:p w:rsidR="0013488F" w:rsidRDefault="001348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 xml:space="preserve">- Email : </w:t>
      </w:r>
      <w:hyperlink r:id="rId17" w:history="1">
        <w:r w:rsidR="005723F3" w:rsidRPr="008C760D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p</w:t>
        </w:r>
      </w:hyperlink>
      <w:r w:rsidR="00546EA3">
        <w:rPr>
          <w:rStyle w:val="Lienhypertexte"/>
          <w:rFonts w:ascii="Trebuchet MS" w:eastAsiaTheme="minorHAnsi" w:hAnsi="Trebuchet MS" w:cs="HelveticaNeue"/>
          <w:sz w:val="20"/>
          <w:szCs w:val="20"/>
          <w:lang w:eastAsia="en-US"/>
        </w:rPr>
        <w:t xml:space="preserve">  </w:t>
      </w:r>
      <w:r w:rsidR="00546EA3" w:rsidRPr="00546EA3">
        <w:rPr>
          <w:rStyle w:val="Lienhypertexte"/>
          <w:rFonts w:ascii="Trebuchet MS" w:eastAsiaTheme="minorHAnsi" w:hAnsi="Trebuchet MS" w:cs="HelveticaNeue"/>
          <w:sz w:val="20"/>
          <w:szCs w:val="20"/>
          <w:lang w:eastAsia="en-US"/>
        </w:rPr>
        <w:t>armand.dessap@aphp.fr</w:t>
      </w:r>
    </w:p>
    <w:p w:rsidR="0013488F" w:rsidRPr="00724C1F" w:rsidRDefault="001348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Les domaines de la coopération :</w:t>
      </w:r>
    </w:p>
    <w:p w:rsidR="0013488F" w:rsidRPr="00724C1F" w:rsidRDefault="001348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Avec la Faculté des Sciences et de la Sante (FSS)</w:t>
      </w:r>
    </w:p>
    <w:p w:rsidR="0013488F" w:rsidRPr="00724C1F" w:rsidRDefault="001348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lastRenderedPageBreak/>
        <w:t>- Echanges d’enseignants et étudiants ;</w:t>
      </w:r>
    </w:p>
    <w:p w:rsidR="0013488F" w:rsidRPr="00724C1F" w:rsidRDefault="001348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Organisation conjointe de stage : 2 étudiants de</w:t>
      </w:r>
      <w:r w:rsidR="009700C0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6eme année sont sélectionnés chaque année ;</w:t>
      </w:r>
    </w:p>
    <w:p w:rsidR="0013488F" w:rsidRPr="00724C1F" w:rsidRDefault="001348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Facilitation de la procédure d’obtention du visa.</w:t>
      </w:r>
    </w:p>
    <w:p w:rsidR="0013488F" w:rsidRPr="00724C1F" w:rsidRDefault="001348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Université de Montpellier 1</w:t>
      </w:r>
    </w:p>
    <w:p w:rsidR="0013488F" w:rsidRDefault="001348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hyperlink r:id="rId18" w:history="1">
        <w:r w:rsidR="005723F3" w:rsidRPr="008C760D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www.umontpellier.fr</w:t>
        </w:r>
      </w:hyperlink>
    </w:p>
    <w:p w:rsidR="0013488F" w:rsidRPr="00724C1F" w:rsidRDefault="001348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Les domaines de la coopération :</w:t>
      </w:r>
    </w:p>
    <w:p w:rsidR="0013488F" w:rsidRPr="00724C1F" w:rsidRDefault="001348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Avec la Faculté des Sciences et de la Sante (FSS),</w:t>
      </w:r>
    </w:p>
    <w:p w:rsidR="0013488F" w:rsidRPr="00724C1F" w:rsidRDefault="001348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Echange enseignants et étudiants ;</w:t>
      </w:r>
    </w:p>
    <w:p w:rsidR="0013488F" w:rsidRPr="00724C1F" w:rsidRDefault="001348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Cotutelle thèse et doctorat ;</w:t>
      </w:r>
    </w:p>
    <w:p w:rsidR="0013488F" w:rsidRPr="00724C1F" w:rsidRDefault="001348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Participation aux évaluations ;</w:t>
      </w:r>
    </w:p>
    <w:p w:rsidR="003D281E" w:rsidRPr="00724C1F" w:rsidRDefault="0013488F" w:rsidP="00657570">
      <w:pPr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Participation mutuelle à des projets.</w:t>
      </w:r>
    </w:p>
    <w:p w:rsidR="00CB2D2B" w:rsidRPr="00657570" w:rsidRDefault="00CB2D2B">
      <w:pPr>
        <w:autoSpaceDE w:val="0"/>
        <w:autoSpaceDN w:val="0"/>
        <w:adjustRightInd w:val="0"/>
        <w:spacing w:before="120" w:after="120" w:line="240" w:lineRule="auto"/>
        <w:ind w:left="851"/>
        <w:rPr>
          <w:rFonts w:ascii="Trebuchet MS" w:eastAsiaTheme="minorHAnsi" w:hAnsi="Trebuchet MS" w:cs="HelveticaNeue-Bold"/>
          <w:b/>
          <w:bCs/>
          <w:lang w:eastAsia="en-US"/>
        </w:rPr>
        <w:pPrChange w:id="20" w:author="Compte Microsoft" w:date="2020-11-16T15:42:00Z">
          <w:pPr>
            <w:autoSpaceDE w:val="0"/>
            <w:autoSpaceDN w:val="0"/>
            <w:adjustRightInd w:val="0"/>
            <w:spacing w:after="0" w:line="240" w:lineRule="auto"/>
            <w:ind w:left="851"/>
          </w:pPr>
        </w:pPrChange>
      </w:pPr>
      <w:r w:rsidRPr="00657570">
        <w:rPr>
          <w:rFonts w:ascii="Trebuchet MS" w:eastAsiaTheme="minorHAnsi" w:hAnsi="Trebuchet MS" w:cs="HelveticaNeue-Bold"/>
          <w:b/>
          <w:bCs/>
          <w:lang w:eastAsia="en-US"/>
        </w:rPr>
        <w:t>b. SUISSE</w:t>
      </w:r>
    </w:p>
    <w:p w:rsidR="00CB2D2B" w:rsidRPr="00705B17" w:rsidRDefault="00CB2D2B" w:rsidP="00657570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21" w:author="admin" w:date="2020-12-15T11:26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22" w:author="admin" w:date="2020-12-15T11:26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• L’Université de Lausanne</w:t>
      </w:r>
    </w:p>
    <w:p w:rsidR="00CB2D2B" w:rsidRDefault="00CB2D2B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hyperlink r:id="rId19" w:history="1">
        <w:r w:rsidR="005723F3" w:rsidRPr="008C760D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www.unil.ch</w:t>
        </w:r>
      </w:hyperlink>
    </w:p>
    <w:p w:rsidR="00CB2D2B" w:rsidRPr="00724C1F" w:rsidRDefault="00CB2D2B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en février 2013</w:t>
      </w:r>
      <w:r w:rsidR="009700C0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d’une durée de 5 ans, renouvelable par tacite reconduction</w:t>
      </w:r>
    </w:p>
    <w:p w:rsidR="00CB2D2B" w:rsidRPr="00724C1F" w:rsidRDefault="00CB2D2B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Les domaines de la coopération :</w:t>
      </w:r>
    </w:p>
    <w:p w:rsidR="00CB2D2B" w:rsidRPr="00724C1F" w:rsidRDefault="00CB2D2B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Avec la Faculté des Sciences et de la Sante (FSS) et</w:t>
      </w:r>
      <w:r w:rsidR="009700C0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la Faculté des Sciences et Technologie (FST)</w:t>
      </w:r>
    </w:p>
    <w:p w:rsidR="00CB2D2B" w:rsidRPr="00724C1F" w:rsidRDefault="00CB2D2B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Développer les programmes conjoints ;</w:t>
      </w:r>
    </w:p>
    <w:p w:rsidR="00CB2D2B" w:rsidRPr="00724C1F" w:rsidRDefault="00CB2D2B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Mener les activités d’enseignements et des formations.</w:t>
      </w:r>
    </w:p>
    <w:p w:rsidR="00CB2D2B" w:rsidRPr="00705B17" w:rsidRDefault="00CB2D2B" w:rsidP="00657570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23" w:author="admin" w:date="2020-12-15T11:26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24" w:author="admin" w:date="2020-12-15T11:26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• La Haute Ecole d’Ingénierie et de Gestion du</w:t>
      </w:r>
      <w:r w:rsidR="009700C0"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25" w:author="admin" w:date="2020-12-15T11:26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 xml:space="preserve"> </w:t>
      </w: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26" w:author="admin" w:date="2020-12-15T11:26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Canton de Vaud (HEIG)</w:t>
      </w:r>
    </w:p>
    <w:p w:rsidR="00CB2D2B" w:rsidRPr="00DC63F3" w:rsidRDefault="00CB2D2B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DC63F3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hyperlink r:id="rId20" w:history="1">
        <w:r w:rsidR="005723F3" w:rsidRPr="00DC63F3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www.heig-vaud.ch</w:t>
        </w:r>
      </w:hyperlink>
    </w:p>
    <w:p w:rsidR="00CB2D2B" w:rsidRPr="00724C1F" w:rsidRDefault="00CB2D2B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en Juillet 2012</w:t>
      </w:r>
      <w:r w:rsidR="009700C0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d’une durée de 5 ans, renouvelable après approbation</w:t>
      </w:r>
      <w:r w:rsidR="009700C0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des instances</w:t>
      </w:r>
    </w:p>
    <w:p w:rsidR="00CB2D2B" w:rsidRPr="00724C1F" w:rsidRDefault="00CB2D2B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 xml:space="preserve">- Point focal : 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Junillon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Cédric</w:t>
      </w:r>
    </w:p>
    <w:p w:rsidR="0013488F" w:rsidRPr="005723F3" w:rsidRDefault="00CB2D2B" w:rsidP="00657570">
      <w:pPr>
        <w:spacing w:after="0" w:line="240" w:lineRule="auto"/>
        <w:ind w:left="1134"/>
        <w:rPr>
          <w:rStyle w:val="Lienhypertexte"/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 xml:space="preserve">- E-mail : </w:t>
      </w:r>
      <w:hyperlink r:id="rId21" w:history="1">
        <w:r w:rsidRPr="005723F3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cedric.junillon@heig-vd.ch</w:t>
        </w:r>
      </w:hyperlink>
    </w:p>
    <w:p w:rsidR="00073A5D" w:rsidRPr="00724C1F" w:rsidRDefault="00073A5D" w:rsidP="005723F3">
      <w:pPr>
        <w:autoSpaceDE w:val="0"/>
        <w:autoSpaceDN w:val="0"/>
        <w:adjustRightInd w:val="0"/>
        <w:spacing w:after="0" w:line="240" w:lineRule="auto"/>
        <w:ind w:left="426" w:firstLine="708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Les domaines de la coopération</w:t>
      </w:r>
    </w:p>
    <w:p w:rsidR="00073A5D" w:rsidRPr="00724C1F" w:rsidRDefault="00073A5D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Avec la Faculté des Sciences et Technologie (FST)</w:t>
      </w:r>
    </w:p>
    <w:p w:rsidR="00073A5D" w:rsidRPr="00724C1F" w:rsidRDefault="00073A5D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- Organisation du concours pour 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Heig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-Vaud ;</w:t>
      </w:r>
    </w:p>
    <w:p w:rsidR="00073A5D" w:rsidRPr="00724C1F" w:rsidRDefault="00073A5D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Montage d’un laboratoire sur le campus de</w:t>
      </w:r>
      <w:r w:rsidR="009700C0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Mfetum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.</w:t>
      </w:r>
    </w:p>
    <w:p w:rsidR="00073A5D" w:rsidRPr="00657570" w:rsidRDefault="00073A5D">
      <w:pPr>
        <w:autoSpaceDE w:val="0"/>
        <w:autoSpaceDN w:val="0"/>
        <w:adjustRightInd w:val="0"/>
        <w:spacing w:before="120" w:after="120" w:line="240" w:lineRule="auto"/>
        <w:ind w:left="851"/>
        <w:rPr>
          <w:rFonts w:ascii="Trebuchet MS" w:eastAsiaTheme="minorHAnsi" w:hAnsi="Trebuchet MS" w:cs="HelveticaNeue-Bold"/>
          <w:b/>
          <w:bCs/>
          <w:lang w:eastAsia="en-US"/>
        </w:rPr>
        <w:pPrChange w:id="27" w:author="Compte Microsoft" w:date="2020-11-16T15:44:00Z">
          <w:pPr>
            <w:autoSpaceDE w:val="0"/>
            <w:autoSpaceDN w:val="0"/>
            <w:adjustRightInd w:val="0"/>
            <w:spacing w:after="0" w:line="240" w:lineRule="auto"/>
            <w:ind w:left="851"/>
          </w:pPr>
        </w:pPrChange>
      </w:pPr>
      <w:r w:rsidRPr="00657570">
        <w:rPr>
          <w:rFonts w:ascii="Trebuchet MS" w:eastAsiaTheme="minorHAnsi" w:hAnsi="Trebuchet MS" w:cs="HelveticaNeue-Bold"/>
          <w:b/>
          <w:bCs/>
          <w:lang w:eastAsia="en-US"/>
        </w:rPr>
        <w:t>c. ITALIE</w:t>
      </w:r>
    </w:p>
    <w:p w:rsidR="00073A5D" w:rsidRPr="00705B17" w:rsidRDefault="00073A5D" w:rsidP="00657570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28" w:author="admin" w:date="2020-12-15T11:27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29" w:author="admin" w:date="2020-12-15T11:27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 xml:space="preserve">• </w:t>
      </w:r>
      <w:proofErr w:type="spellStart"/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30" w:author="admin" w:date="2020-12-15T11:27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Universita</w:t>
      </w:r>
      <w:proofErr w:type="spellEnd"/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31" w:author="admin" w:date="2020-12-15T11:27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 xml:space="preserve"> de Ferrara</w:t>
      </w:r>
    </w:p>
    <w:p w:rsidR="00073A5D" w:rsidRDefault="00073A5D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hyperlink r:id="rId22" w:history="1">
        <w:r w:rsidR="005723F3" w:rsidRPr="008C760D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www.unife.it</w:t>
        </w:r>
      </w:hyperlink>
    </w:p>
    <w:p w:rsidR="00073A5D" w:rsidRPr="00724C1F" w:rsidRDefault="00073A5D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 xml:space="preserve">- Point focal :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Prof .Rosario 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Cultrera</w:t>
      </w:r>
      <w:proofErr w:type="spellEnd"/>
    </w:p>
    <w:p w:rsidR="00073A5D" w:rsidRDefault="00073A5D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 xml:space="preserve">- E-mail : </w:t>
      </w:r>
      <w:hyperlink r:id="rId23" w:history="1">
        <w:r w:rsidR="005723F3" w:rsidRPr="008C760D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rosario.cultrera@unife.it</w:t>
        </w:r>
      </w:hyperlink>
    </w:p>
    <w:p w:rsidR="00073A5D" w:rsidRPr="00724C1F" w:rsidRDefault="00073A5D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Les domaines de la coopération :</w:t>
      </w:r>
    </w:p>
    <w:p w:rsidR="00073A5D" w:rsidRPr="00724C1F" w:rsidRDefault="00073A5D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Les deux institutions s’engagent à collaborer dans</w:t>
      </w:r>
      <w:r w:rsidR="005817B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les domaines suivants :</w:t>
      </w:r>
    </w:p>
    <w:p w:rsidR="00073A5D" w:rsidRPr="00724C1F" w:rsidRDefault="00073A5D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Echange d’enseignants ;</w:t>
      </w:r>
    </w:p>
    <w:p w:rsidR="00073A5D" w:rsidRPr="00724C1F" w:rsidRDefault="00073A5D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Participer avec les enseignants des différentes</w:t>
      </w:r>
      <w:r w:rsidR="005817B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filières aux jurys de thèse de Doctorat en médecine,</w:t>
      </w:r>
    </w:p>
    <w:p w:rsidR="00073A5D" w:rsidRPr="00724C1F" w:rsidRDefault="00073A5D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Pharmacie et Chirurgie Dentaire ;</w:t>
      </w:r>
    </w:p>
    <w:p w:rsidR="00073A5D" w:rsidRPr="00724C1F" w:rsidRDefault="00073A5D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Examiner avec l’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UdM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toutes possibilités de coopération</w:t>
      </w:r>
      <w:r w:rsidR="005817B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mutuellement bénéfique dans le domaine de</w:t>
      </w:r>
      <w:r w:rsidR="005817B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l’enseignement, de la recherche et des publications</w:t>
      </w:r>
      <w:r w:rsidR="005817B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scientifiques ;</w:t>
      </w:r>
    </w:p>
    <w:p w:rsidR="00073A5D" w:rsidRPr="00724C1F" w:rsidRDefault="00073A5D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- Recevoir les étudiants de l 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UdM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dans le cadre de</w:t>
      </w:r>
      <w:r w:rsidR="005817B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leur spécialisation ;</w:t>
      </w:r>
    </w:p>
    <w:p w:rsidR="00073A5D" w:rsidRPr="00724C1F" w:rsidRDefault="00073A5D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Assister l’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UdM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dans la création d’un centre de sport ;</w:t>
      </w:r>
    </w:p>
    <w:p w:rsidR="00073A5D" w:rsidRPr="00724C1F" w:rsidRDefault="00073A5D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Assister l’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UdM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dans la recherche des financements</w:t>
      </w:r>
      <w:r w:rsidR="005817B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internationaux pour les infrastructures.</w:t>
      </w:r>
    </w:p>
    <w:p w:rsidR="00073A5D" w:rsidRPr="00705B17" w:rsidRDefault="00073A5D" w:rsidP="00657570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val="en-US" w:eastAsia="en-US"/>
          <w:rPrChange w:id="32" w:author="admin" w:date="2020-12-15T11:27:00Z">
            <w:rPr>
              <w:rFonts w:ascii="Trebuchet MS" w:eastAsiaTheme="minorHAnsi" w:hAnsi="Trebuchet MS" w:cs="HelveticaNeue-Bold"/>
              <w:b/>
              <w:bCs/>
              <w:lang w:val="en-US"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val="en-US" w:eastAsia="en-US"/>
          <w:rPrChange w:id="33" w:author="admin" w:date="2020-12-15T11:27:00Z">
            <w:rPr>
              <w:rFonts w:ascii="Trebuchet MS" w:eastAsiaTheme="minorHAnsi" w:hAnsi="Trebuchet MS" w:cs="HelveticaNeue-Bold"/>
              <w:b/>
              <w:bCs/>
              <w:lang w:val="en-US" w:eastAsia="en-US"/>
            </w:rPr>
          </w:rPrChange>
        </w:rPr>
        <w:t xml:space="preserve">• Centro </w:t>
      </w:r>
      <w:proofErr w:type="spellStart"/>
      <w:r w:rsidRPr="00705B17">
        <w:rPr>
          <w:rFonts w:ascii="Trebuchet MS" w:eastAsiaTheme="minorHAnsi" w:hAnsi="Trebuchet MS" w:cs="HelveticaNeue-Bold"/>
          <w:b/>
          <w:bCs/>
          <w:color w:val="FF0000"/>
          <w:lang w:val="en-US" w:eastAsia="en-US"/>
          <w:rPrChange w:id="34" w:author="admin" w:date="2020-12-15T11:27:00Z">
            <w:rPr>
              <w:rFonts w:ascii="Trebuchet MS" w:eastAsiaTheme="minorHAnsi" w:hAnsi="Trebuchet MS" w:cs="HelveticaNeue-Bold"/>
              <w:b/>
              <w:bCs/>
              <w:lang w:val="en-US" w:eastAsia="en-US"/>
            </w:rPr>
          </w:rPrChange>
        </w:rPr>
        <w:t>cardiologico</w:t>
      </w:r>
      <w:proofErr w:type="spellEnd"/>
      <w:r w:rsidRPr="00705B17">
        <w:rPr>
          <w:rFonts w:ascii="Trebuchet MS" w:eastAsiaTheme="minorHAnsi" w:hAnsi="Trebuchet MS" w:cs="HelveticaNeue-Bold"/>
          <w:b/>
          <w:bCs/>
          <w:color w:val="FF0000"/>
          <w:lang w:val="en-US" w:eastAsia="en-US"/>
          <w:rPrChange w:id="35" w:author="admin" w:date="2020-12-15T11:27:00Z">
            <w:rPr>
              <w:rFonts w:ascii="Trebuchet MS" w:eastAsiaTheme="minorHAnsi" w:hAnsi="Trebuchet MS" w:cs="HelveticaNeue-Bold"/>
              <w:b/>
              <w:bCs/>
              <w:lang w:val="en-US" w:eastAsia="en-US"/>
            </w:rPr>
          </w:rPrChange>
        </w:rPr>
        <w:t xml:space="preserve"> </w:t>
      </w:r>
      <w:proofErr w:type="spellStart"/>
      <w:r w:rsidRPr="00705B17">
        <w:rPr>
          <w:rFonts w:ascii="Trebuchet MS" w:eastAsiaTheme="minorHAnsi" w:hAnsi="Trebuchet MS" w:cs="HelveticaNeue-Bold"/>
          <w:b/>
          <w:bCs/>
          <w:color w:val="FF0000"/>
          <w:lang w:val="en-US" w:eastAsia="en-US"/>
          <w:rPrChange w:id="36" w:author="admin" w:date="2020-12-15T11:27:00Z">
            <w:rPr>
              <w:rFonts w:ascii="Trebuchet MS" w:eastAsiaTheme="minorHAnsi" w:hAnsi="Trebuchet MS" w:cs="HelveticaNeue-Bold"/>
              <w:b/>
              <w:bCs/>
              <w:lang w:val="en-US" w:eastAsia="en-US"/>
            </w:rPr>
          </w:rPrChange>
        </w:rPr>
        <w:t>Monzino</w:t>
      </w:r>
      <w:proofErr w:type="spellEnd"/>
      <w:r w:rsidRPr="00705B17">
        <w:rPr>
          <w:rFonts w:ascii="Trebuchet MS" w:eastAsiaTheme="minorHAnsi" w:hAnsi="Trebuchet MS" w:cs="HelveticaNeue-Bold"/>
          <w:b/>
          <w:bCs/>
          <w:color w:val="FF0000"/>
          <w:lang w:val="en-US" w:eastAsia="en-US"/>
          <w:rPrChange w:id="37" w:author="admin" w:date="2020-12-15T11:27:00Z">
            <w:rPr>
              <w:rFonts w:ascii="Trebuchet MS" w:eastAsiaTheme="minorHAnsi" w:hAnsi="Trebuchet MS" w:cs="HelveticaNeue-Bold"/>
              <w:b/>
              <w:bCs/>
              <w:lang w:val="en-US" w:eastAsia="en-US"/>
            </w:rPr>
          </w:rPrChange>
        </w:rPr>
        <w:t xml:space="preserve"> Milano (CCM Milan)</w:t>
      </w:r>
    </w:p>
    <w:p w:rsidR="00CB2D2B" w:rsidRPr="00F45523" w:rsidRDefault="00073A5D" w:rsidP="00657570">
      <w:pPr>
        <w:spacing w:after="0" w:line="240" w:lineRule="auto"/>
        <w:ind w:left="1134"/>
        <w:rPr>
          <w:rStyle w:val="Lienhypertexte"/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hyperlink r:id="rId24" w:history="1">
        <w:r w:rsidRPr="00F45523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www.cardiologicomonzino.it</w:t>
        </w:r>
      </w:hyperlink>
    </w:p>
    <w:p w:rsidR="00D11784" w:rsidRPr="00724C1F" w:rsidRDefault="00D11784" w:rsidP="00EB6E6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en Mars 2014</w:t>
      </w:r>
      <w:r w:rsidR="005817B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d’une durée de 3 ans renouvelable par tacite reconduction</w:t>
      </w:r>
    </w:p>
    <w:p w:rsidR="00D11784" w:rsidRPr="00724C1F" w:rsidRDefault="00D11784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Les domaines de la coopération :</w:t>
      </w:r>
    </w:p>
    <w:p w:rsidR="00D11784" w:rsidRPr="00724C1F" w:rsidRDefault="00D11784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Les deux institutions s’engagent à collaborer dans</w:t>
      </w:r>
      <w:r w:rsidR="005817B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les domaines suivants :</w:t>
      </w:r>
    </w:p>
    <w:p w:rsidR="00D11784" w:rsidRPr="00724C1F" w:rsidRDefault="00D11784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Médecine- Pharmacie, chirurgie expérimentale sur les</w:t>
      </w:r>
      <w:r w:rsidR="005817B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animaux, Maintenance électronique et biomédicale ;</w:t>
      </w:r>
    </w:p>
    <w:p w:rsidR="00D11784" w:rsidRPr="00724C1F" w:rsidRDefault="00D11784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Echange de Praticiens ;</w:t>
      </w:r>
    </w:p>
    <w:p w:rsidR="00D11784" w:rsidRPr="00724C1F" w:rsidRDefault="00D11784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Favoriser la mobilité des d’enseignants chercheurs ;</w:t>
      </w:r>
    </w:p>
    <w:p w:rsidR="00D11784" w:rsidRPr="00724C1F" w:rsidRDefault="00D11784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Participer avec les enseignants des différentes</w:t>
      </w:r>
      <w:r w:rsidR="005817B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filières aux jurys de thèse de Doctorat ;</w:t>
      </w:r>
    </w:p>
    <w:p w:rsidR="00D11784" w:rsidRPr="00724C1F" w:rsidRDefault="00D11784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lastRenderedPageBreak/>
        <w:t>- Examiner avec l’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UdM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toutes possibilités de coopération</w:t>
      </w:r>
      <w:r w:rsidR="005817B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mutuellement bénéfique dans le domaine de</w:t>
      </w:r>
      <w:r w:rsidR="005817B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l’enseignement, de la recherche et des publications</w:t>
      </w:r>
      <w:r w:rsidR="005817B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scientifiques.</w:t>
      </w:r>
    </w:p>
    <w:p w:rsidR="00D11784" w:rsidRPr="00705B17" w:rsidRDefault="00D11784" w:rsidP="00657570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38" w:author="admin" w:date="2020-12-15T11:27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39" w:author="admin" w:date="2020-12-15T11:27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 xml:space="preserve">• </w:t>
      </w:r>
      <w:proofErr w:type="spellStart"/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40" w:author="admin" w:date="2020-12-15T11:27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Universita</w:t>
      </w:r>
      <w:proofErr w:type="spellEnd"/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41" w:author="admin" w:date="2020-12-15T11:27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 xml:space="preserve"> </w:t>
      </w:r>
      <w:proofErr w:type="spellStart"/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42" w:author="admin" w:date="2020-12-15T11:27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Degli</w:t>
      </w:r>
      <w:proofErr w:type="spellEnd"/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43" w:author="admin" w:date="2020-12-15T11:27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 xml:space="preserve"> </w:t>
      </w:r>
      <w:proofErr w:type="spellStart"/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44" w:author="admin" w:date="2020-12-15T11:27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Studi</w:t>
      </w:r>
      <w:proofErr w:type="spellEnd"/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45" w:author="admin" w:date="2020-12-15T11:27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 xml:space="preserve"> Di Udine</w:t>
      </w:r>
    </w:p>
    <w:p w:rsidR="00D11784" w:rsidRDefault="00D11784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hyperlink r:id="rId25" w:history="1">
        <w:r w:rsidR="00F45523" w:rsidRPr="008C760D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www.uniud.it</w:t>
        </w:r>
      </w:hyperlink>
    </w:p>
    <w:p w:rsidR="00D11784" w:rsidRPr="00724C1F" w:rsidRDefault="00D11784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en Juillet 2005</w:t>
      </w:r>
      <w:r w:rsidR="00B804A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d’une durée de 3 ans par tacite reconduction</w:t>
      </w:r>
    </w:p>
    <w:p w:rsidR="00D11784" w:rsidRPr="00724C1F" w:rsidRDefault="00D11784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Les domaines de la coopération :</w:t>
      </w:r>
    </w:p>
    <w:p w:rsidR="00D11784" w:rsidRPr="00724C1F" w:rsidRDefault="00D11784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Favoriser la mobilité des d’enseignants chercheurs ;</w:t>
      </w:r>
    </w:p>
    <w:p w:rsidR="00073A5D" w:rsidRPr="00724C1F" w:rsidRDefault="00D11784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Participer avec les enseignants des différentes</w:t>
      </w:r>
      <w:r w:rsidR="00B804A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filières aux jurys de thèse de Doctorat ;</w:t>
      </w:r>
    </w:p>
    <w:p w:rsidR="00865554" w:rsidRPr="00724C1F" w:rsidRDefault="00865554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Examiner avec l’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UdM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toutes possibilités de coopération</w:t>
      </w:r>
      <w:r w:rsidR="00B804A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mutuellement bénéfique dans le domaine de</w:t>
      </w:r>
      <w:r w:rsidR="00B804A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l’enseignement, de la recherche et des publications</w:t>
      </w:r>
      <w:r w:rsidR="00B804A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scientifiques.</w:t>
      </w:r>
    </w:p>
    <w:p w:rsidR="00865554" w:rsidRPr="00705B17" w:rsidRDefault="00865554" w:rsidP="00657570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46" w:author="admin" w:date="2020-12-15T11:27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47" w:author="admin" w:date="2020-12-15T11:27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• Université de Milan</w:t>
      </w:r>
    </w:p>
    <w:p w:rsidR="00865554" w:rsidRDefault="00865554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hyperlink r:id="rId26" w:history="1">
        <w:r w:rsidR="00F45523" w:rsidRPr="008C760D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www.unimi.it</w:t>
        </w:r>
      </w:hyperlink>
    </w:p>
    <w:p w:rsidR="00865554" w:rsidRPr="00724C1F" w:rsidRDefault="00865554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en Mars 2003</w:t>
      </w:r>
      <w:r w:rsidR="00B804A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d’une durée de 3 ans, renouvelable par consentement</w:t>
      </w:r>
      <w:r w:rsidR="00B804A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mutuel.</w:t>
      </w:r>
    </w:p>
    <w:p w:rsidR="00865554" w:rsidRPr="00724C1F" w:rsidRDefault="00865554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Les domaines de la coopération :</w:t>
      </w:r>
    </w:p>
    <w:p w:rsidR="00865554" w:rsidRPr="00724C1F" w:rsidRDefault="00865554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Favoriser la mobilité des d’enseignants chercheurs</w:t>
      </w:r>
      <w:r w:rsidR="00B804A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par des programmes de bourse ;</w:t>
      </w:r>
    </w:p>
    <w:p w:rsidR="00865554" w:rsidRPr="00724C1F" w:rsidRDefault="00865554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Participer avec les enseignants des différentes</w:t>
      </w:r>
      <w:r w:rsidR="00B804A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filières aux jurys de thèse de Doctorat ;</w:t>
      </w:r>
    </w:p>
    <w:p w:rsidR="00865554" w:rsidRPr="00724C1F" w:rsidRDefault="00865554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Examiner avec l’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UdM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toutes possibilités de coopération</w:t>
      </w:r>
      <w:r w:rsidR="00B804A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mutuellement bénéfique dans le domaine de</w:t>
      </w:r>
      <w:r w:rsidR="00B804A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l’enseignement, de la recherche et des publications</w:t>
      </w:r>
      <w:r w:rsidR="00B804A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scientifiques.</w:t>
      </w:r>
    </w:p>
    <w:p w:rsidR="00865554" w:rsidRPr="00705B17" w:rsidRDefault="00865554" w:rsidP="00657570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48" w:author="admin" w:date="2020-12-15T11:27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49" w:author="admin" w:date="2020-12-15T11:27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• Université de Parme</w:t>
      </w:r>
    </w:p>
    <w:p w:rsidR="00D11784" w:rsidRPr="00F45523" w:rsidRDefault="00865554" w:rsidP="00657570">
      <w:pPr>
        <w:spacing w:after="0" w:line="240" w:lineRule="auto"/>
        <w:ind w:left="1134"/>
        <w:rPr>
          <w:rStyle w:val="Lienhypertexte"/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hyperlink r:id="rId27" w:history="1">
        <w:r w:rsidRPr="00F45523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www.unipr.it</w:t>
        </w:r>
      </w:hyperlink>
    </w:p>
    <w:p w:rsidR="003D668F" w:rsidRPr="00724C1F" w:rsidRDefault="003D668F" w:rsidP="00F45523">
      <w:pPr>
        <w:autoSpaceDE w:val="0"/>
        <w:autoSpaceDN w:val="0"/>
        <w:adjustRightInd w:val="0"/>
        <w:spacing w:after="0" w:line="240" w:lineRule="auto"/>
        <w:ind w:left="426" w:firstLine="708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en cours de finalisation.</w:t>
      </w:r>
    </w:p>
    <w:p w:rsidR="003D668F" w:rsidRPr="00724C1F" w:rsidRDefault="003D66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val="en-US"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val="en-US" w:eastAsia="en-US"/>
        </w:rPr>
        <w:t xml:space="preserve">- Point </w:t>
      </w:r>
      <w:proofErr w:type="gramStart"/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val="en-US" w:eastAsia="en-US"/>
        </w:rPr>
        <w:t>focal :</w:t>
      </w:r>
      <w:proofErr w:type="gramEnd"/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val="en-US" w:eastAsia="en-US"/>
        </w:rPr>
        <w:t xml:space="preserve"> 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val="en-US" w:eastAsia="en-US"/>
        </w:rPr>
        <w:t>Mr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val="en-US" w:eastAsia="en-US"/>
        </w:rPr>
        <w:t xml:space="preserve"> 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val="en-US" w:eastAsia="en-US"/>
        </w:rPr>
        <w:t>Tchana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val="en-US" w:eastAsia="en-US"/>
        </w:rPr>
        <w:t>,</w:t>
      </w:r>
    </w:p>
    <w:p w:rsidR="003D668F" w:rsidRPr="00DC63F3" w:rsidRDefault="003D66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  <w:rPrChange w:id="50" w:author="Compte Microsoft" w:date="2020-11-16T15:41:00Z">
            <w:rPr>
              <w:rFonts w:ascii="Trebuchet MS" w:eastAsiaTheme="minorHAnsi" w:hAnsi="Trebuchet MS" w:cs="HelveticaNeue"/>
              <w:sz w:val="20"/>
              <w:szCs w:val="20"/>
              <w:lang w:val="en-US" w:eastAsia="en-US"/>
            </w:rPr>
          </w:rPrChange>
        </w:rPr>
      </w:pPr>
      <w:r w:rsidRPr="00DC63F3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  <w:rPrChange w:id="51" w:author="Compte Microsoft" w:date="2020-11-16T15:41:00Z">
            <w:rPr>
              <w:rFonts w:ascii="Trebuchet MS" w:eastAsiaTheme="minorHAnsi" w:hAnsi="Trebuchet MS" w:cs="HelveticaNeue-Bold"/>
              <w:b/>
              <w:bCs/>
              <w:sz w:val="20"/>
              <w:szCs w:val="20"/>
              <w:lang w:val="en-US" w:eastAsia="en-US"/>
            </w:rPr>
          </w:rPrChange>
        </w:rPr>
        <w:t>- E-</w:t>
      </w:r>
      <w:r w:rsidR="00F45523" w:rsidRPr="00DC63F3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  <w:rPrChange w:id="52" w:author="Compte Microsoft" w:date="2020-11-16T15:41:00Z">
            <w:rPr>
              <w:rFonts w:ascii="Trebuchet MS" w:eastAsiaTheme="minorHAnsi" w:hAnsi="Trebuchet MS" w:cs="HelveticaNeue-Bold"/>
              <w:b/>
              <w:bCs/>
              <w:sz w:val="20"/>
              <w:szCs w:val="20"/>
              <w:lang w:val="en-US" w:eastAsia="en-US"/>
            </w:rPr>
          </w:rPrChange>
        </w:rPr>
        <w:t>mail:</w:t>
      </w:r>
      <w:r w:rsidRPr="00DC63F3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  <w:rPrChange w:id="53" w:author="Compte Microsoft" w:date="2020-11-16T15:41:00Z">
            <w:rPr>
              <w:rFonts w:ascii="Trebuchet MS" w:eastAsiaTheme="minorHAnsi" w:hAnsi="Trebuchet MS" w:cs="HelveticaNeue-Bold"/>
              <w:b/>
              <w:bCs/>
              <w:sz w:val="20"/>
              <w:szCs w:val="20"/>
              <w:lang w:val="en-US" w:eastAsia="en-US"/>
            </w:rPr>
          </w:rPrChange>
        </w:rPr>
        <w:t xml:space="preserve"> </w:t>
      </w:r>
      <w:r w:rsidR="00917788">
        <w:fldChar w:fldCharType="begin"/>
      </w:r>
      <w:r w:rsidR="00917788" w:rsidRPr="00DC63F3">
        <w:rPr>
          <w:rPrChange w:id="54" w:author="Compte Microsoft" w:date="2020-11-16T15:41:00Z">
            <w:rPr>
              <w:lang w:val="en-US"/>
            </w:rPr>
          </w:rPrChange>
        </w:rPr>
        <w:instrText xml:space="preserve"> HYPERLINK "mailto:btchana@libero.it" </w:instrText>
      </w:r>
      <w:r w:rsidR="00917788">
        <w:fldChar w:fldCharType="separate"/>
      </w:r>
      <w:r w:rsidR="00F45523" w:rsidRPr="00DC63F3">
        <w:rPr>
          <w:rStyle w:val="Lienhypertexte"/>
          <w:rFonts w:ascii="Trebuchet MS" w:eastAsiaTheme="minorHAnsi" w:hAnsi="Trebuchet MS" w:cs="HelveticaNeue"/>
          <w:sz w:val="20"/>
          <w:szCs w:val="20"/>
          <w:lang w:eastAsia="en-US"/>
          <w:rPrChange w:id="55" w:author="Compte Microsoft" w:date="2020-11-16T15:41:00Z">
            <w:rPr>
              <w:rStyle w:val="Lienhypertexte"/>
              <w:rFonts w:ascii="Trebuchet MS" w:eastAsiaTheme="minorHAnsi" w:hAnsi="Trebuchet MS" w:cs="HelveticaNeue"/>
              <w:sz w:val="20"/>
              <w:szCs w:val="20"/>
              <w:lang w:val="en-US" w:eastAsia="en-US"/>
            </w:rPr>
          </w:rPrChange>
        </w:rPr>
        <w:t>btchana@libero.it</w:t>
      </w:r>
      <w:r w:rsidR="00917788">
        <w:rPr>
          <w:rStyle w:val="Lienhypertexte"/>
          <w:rFonts w:ascii="Trebuchet MS" w:eastAsiaTheme="minorHAnsi" w:hAnsi="Trebuchet MS" w:cs="HelveticaNeue"/>
          <w:sz w:val="20"/>
          <w:szCs w:val="20"/>
          <w:lang w:val="en-US" w:eastAsia="en-US"/>
        </w:rPr>
        <w:fldChar w:fldCharType="end"/>
      </w:r>
    </w:p>
    <w:p w:rsidR="003D668F" w:rsidRPr="00724C1F" w:rsidRDefault="003D66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Les domaines de la coopération :</w:t>
      </w:r>
    </w:p>
    <w:p w:rsidR="003D668F" w:rsidRPr="00724C1F" w:rsidRDefault="003D66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Favoriser la mobilité des d’enseignants chercheurs</w:t>
      </w:r>
      <w:r w:rsidR="00B804A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par des programmes de bourse ;</w:t>
      </w:r>
    </w:p>
    <w:p w:rsidR="003D668F" w:rsidRPr="00724C1F" w:rsidRDefault="003D66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Participer avec les enseignants des différentes</w:t>
      </w:r>
      <w:r w:rsidR="00B804A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filières aux jurys de thèse de Doctorat ;</w:t>
      </w:r>
    </w:p>
    <w:p w:rsidR="003D668F" w:rsidRPr="00724C1F" w:rsidRDefault="003D66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Examiner avec l’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UdM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toutes possibilités de coopération</w:t>
      </w:r>
      <w:r w:rsidR="00B804A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mutuellement bénéfique dans le domaine de</w:t>
      </w:r>
      <w:r w:rsidR="00B804A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l’enseignement, de la recherche et des publications</w:t>
      </w:r>
      <w:r w:rsidR="00B804A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scientifiques.</w:t>
      </w:r>
    </w:p>
    <w:p w:rsidR="003D668F" w:rsidRPr="00657570" w:rsidRDefault="003D668F">
      <w:pPr>
        <w:autoSpaceDE w:val="0"/>
        <w:autoSpaceDN w:val="0"/>
        <w:adjustRightInd w:val="0"/>
        <w:spacing w:before="120" w:after="120" w:line="240" w:lineRule="auto"/>
        <w:ind w:left="851"/>
        <w:rPr>
          <w:rFonts w:ascii="Trebuchet MS" w:eastAsiaTheme="minorHAnsi" w:hAnsi="Trebuchet MS" w:cs="HelveticaNeue-Bold"/>
          <w:b/>
          <w:bCs/>
          <w:lang w:eastAsia="en-US"/>
        </w:rPr>
        <w:pPrChange w:id="56" w:author="Compte Microsoft" w:date="2020-11-16T15:45:00Z">
          <w:pPr>
            <w:autoSpaceDE w:val="0"/>
            <w:autoSpaceDN w:val="0"/>
            <w:adjustRightInd w:val="0"/>
            <w:spacing w:after="0" w:line="240" w:lineRule="auto"/>
            <w:ind w:left="851"/>
          </w:pPr>
        </w:pPrChange>
      </w:pPr>
      <w:r w:rsidRPr="00657570">
        <w:rPr>
          <w:rFonts w:ascii="Trebuchet MS" w:eastAsiaTheme="minorHAnsi" w:hAnsi="Trebuchet MS" w:cs="HelveticaNeue-Bold"/>
          <w:b/>
          <w:bCs/>
          <w:lang w:eastAsia="en-US"/>
        </w:rPr>
        <w:t>d. ALLEMAGNE</w:t>
      </w:r>
    </w:p>
    <w:p w:rsidR="003D668F" w:rsidRPr="00705B17" w:rsidRDefault="003D668F" w:rsidP="00657570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57" w:author="admin" w:date="2020-12-15T11:27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58" w:author="admin" w:date="2020-12-15T11:27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 xml:space="preserve">• Université de </w:t>
      </w:r>
      <w:proofErr w:type="spellStart"/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59" w:author="admin" w:date="2020-12-15T11:27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Luebeck</w:t>
      </w:r>
      <w:proofErr w:type="spellEnd"/>
    </w:p>
    <w:p w:rsidR="003D668F" w:rsidRDefault="003D66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hyperlink r:id="rId28" w:history="1">
        <w:r w:rsidR="001429AB" w:rsidRPr="008C760D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www.uni-luebeck.de</w:t>
        </w:r>
      </w:hyperlink>
    </w:p>
    <w:p w:rsidR="003D668F" w:rsidRPr="00724C1F" w:rsidRDefault="003D66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en attente.</w:t>
      </w:r>
    </w:p>
    <w:p w:rsidR="003D668F" w:rsidRPr="00724C1F" w:rsidRDefault="003D66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Les domaines de la coopération :</w:t>
      </w:r>
    </w:p>
    <w:p w:rsidR="003D668F" w:rsidRPr="00724C1F" w:rsidRDefault="003D66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Favoriser la mobilité des d’enseignants chercheurs</w:t>
      </w:r>
      <w:r w:rsidR="00B804A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par des programmes de bourse ;</w:t>
      </w:r>
    </w:p>
    <w:p w:rsidR="003D668F" w:rsidRPr="00724C1F" w:rsidRDefault="003D66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Participer avec les enseignants des différentes</w:t>
      </w:r>
      <w:r w:rsidR="00B804A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filières aux jurys de thèse de Doctorat ;</w:t>
      </w:r>
    </w:p>
    <w:p w:rsidR="003D668F" w:rsidRDefault="003D668F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Examiner avec l’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UdM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toutes possibilités de coopération</w:t>
      </w:r>
      <w:r w:rsidR="00B804A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mutuellement bénéfique dans le domaine de</w:t>
      </w:r>
      <w:r w:rsidR="00B804A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l’enseignement, de la recherche et des publications</w:t>
      </w:r>
      <w:r w:rsidR="00B804A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scientifiques.</w:t>
      </w:r>
    </w:p>
    <w:p w:rsidR="008733B4" w:rsidRDefault="008733B4" w:rsidP="00DC63F3">
      <w:pPr>
        <w:autoSpaceDE w:val="0"/>
        <w:autoSpaceDN w:val="0"/>
        <w:adjustRightInd w:val="0"/>
        <w:spacing w:after="0" w:line="240" w:lineRule="auto"/>
        <w:rPr>
          <w:rFonts w:ascii="Trebuchet MS" w:eastAsiaTheme="minorHAnsi" w:hAnsi="Trebuchet MS" w:cs="HelveticaNeue"/>
          <w:sz w:val="20"/>
          <w:szCs w:val="20"/>
          <w:lang w:eastAsia="en-US"/>
        </w:rPr>
      </w:pPr>
      <w:r>
        <w:rPr>
          <w:rFonts w:ascii="Trebuchet MS" w:eastAsiaTheme="minorHAnsi" w:hAnsi="Trebuchet MS" w:cs="HelveticaNeue"/>
          <w:sz w:val="20"/>
          <w:szCs w:val="20"/>
          <w:lang w:eastAsia="en-US"/>
        </w:rPr>
        <w:tab/>
        <w:t>e- Romanie </w:t>
      </w:r>
    </w:p>
    <w:p w:rsidR="008733B4" w:rsidRDefault="008733B4" w:rsidP="00DC63F3">
      <w:pPr>
        <w:pStyle w:val="Paragraphedeliste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rebuchet MS" w:eastAsiaTheme="minorHAnsi" w:hAnsi="Trebuchet MS" w:cs="HelveticaNeue"/>
          <w:sz w:val="20"/>
          <w:szCs w:val="20"/>
          <w:lang w:val="en-US" w:eastAsia="en-US"/>
        </w:rPr>
      </w:pPr>
      <w:r>
        <w:rPr>
          <w:rFonts w:ascii="Trebuchet MS" w:eastAsiaTheme="minorHAnsi" w:hAnsi="Trebuchet MS" w:cs="HelveticaNeue"/>
          <w:sz w:val="20"/>
          <w:szCs w:val="20"/>
          <w:lang w:val="en-US" w:eastAsia="en-US"/>
        </w:rPr>
        <w:t xml:space="preserve"> </w:t>
      </w:r>
      <w:proofErr w:type="spellStart"/>
      <w:r w:rsidRPr="00DC63F3">
        <w:rPr>
          <w:rFonts w:ascii="Trebuchet MS" w:eastAsiaTheme="minorHAnsi" w:hAnsi="Trebuchet MS" w:cs="HelveticaNeue"/>
          <w:sz w:val="20"/>
          <w:szCs w:val="20"/>
          <w:lang w:val="en-US" w:eastAsia="en-US"/>
        </w:rPr>
        <w:t>Grigore</w:t>
      </w:r>
      <w:proofErr w:type="spellEnd"/>
      <w:r w:rsidRPr="00DC63F3">
        <w:rPr>
          <w:rFonts w:ascii="Trebuchet MS" w:eastAsiaTheme="minorHAnsi" w:hAnsi="Trebuchet MS" w:cs="HelveticaNeue"/>
          <w:sz w:val="20"/>
          <w:szCs w:val="20"/>
          <w:lang w:val="en-US" w:eastAsia="en-US"/>
        </w:rPr>
        <w:t xml:space="preserve"> T </w:t>
      </w:r>
      <w:proofErr w:type="spellStart"/>
      <w:r w:rsidRPr="00DC63F3">
        <w:rPr>
          <w:rFonts w:ascii="Trebuchet MS" w:eastAsiaTheme="minorHAnsi" w:hAnsi="Trebuchet MS" w:cs="HelveticaNeue"/>
          <w:sz w:val="20"/>
          <w:szCs w:val="20"/>
          <w:lang w:val="en-US" w:eastAsia="en-US"/>
        </w:rPr>
        <w:t>Popa</w:t>
      </w:r>
      <w:proofErr w:type="spellEnd"/>
      <w:r w:rsidRPr="00DC63F3">
        <w:rPr>
          <w:rFonts w:ascii="Trebuchet MS" w:eastAsiaTheme="minorHAnsi" w:hAnsi="Trebuchet MS" w:cs="HelveticaNeue"/>
          <w:sz w:val="20"/>
          <w:szCs w:val="20"/>
          <w:lang w:val="en-US" w:eastAsia="en-US"/>
        </w:rPr>
        <w:t xml:space="preserve"> University of </w:t>
      </w:r>
      <w:proofErr w:type="spellStart"/>
      <w:r w:rsidRPr="00DC63F3">
        <w:rPr>
          <w:rFonts w:ascii="Trebuchet MS" w:eastAsiaTheme="minorHAnsi" w:hAnsi="Trebuchet MS" w:cs="HelveticaNeue"/>
          <w:sz w:val="20"/>
          <w:szCs w:val="20"/>
          <w:lang w:val="en-US" w:eastAsia="en-US"/>
        </w:rPr>
        <w:t>Medecine</w:t>
      </w:r>
      <w:proofErr w:type="spellEnd"/>
      <w:r w:rsidRPr="00DC63F3">
        <w:rPr>
          <w:rFonts w:ascii="Trebuchet MS" w:eastAsiaTheme="minorHAnsi" w:hAnsi="Trebuchet MS" w:cs="HelveticaNeue"/>
          <w:sz w:val="20"/>
          <w:szCs w:val="20"/>
          <w:lang w:val="en-US" w:eastAsia="en-US"/>
        </w:rPr>
        <w:t xml:space="preserve"> and </w:t>
      </w:r>
      <w:proofErr w:type="spellStart"/>
      <w:r w:rsidRPr="00DC63F3">
        <w:rPr>
          <w:rFonts w:ascii="Trebuchet MS" w:eastAsiaTheme="minorHAnsi" w:hAnsi="Trebuchet MS" w:cs="HelveticaNeue"/>
          <w:sz w:val="20"/>
          <w:szCs w:val="20"/>
          <w:lang w:val="en-US" w:eastAsia="en-US"/>
        </w:rPr>
        <w:t>Pharmacie</w:t>
      </w:r>
      <w:proofErr w:type="spellEnd"/>
      <w:r w:rsidRPr="00DC63F3">
        <w:rPr>
          <w:rFonts w:ascii="Trebuchet MS" w:eastAsiaTheme="minorHAnsi" w:hAnsi="Trebuchet MS" w:cs="HelveticaNeue"/>
          <w:sz w:val="20"/>
          <w:szCs w:val="20"/>
          <w:lang w:val="en-US" w:eastAsia="en-US"/>
        </w:rPr>
        <w:t xml:space="preserve"> IASI</w:t>
      </w:r>
    </w:p>
    <w:p w:rsidR="008C26D8" w:rsidRPr="00DC63F3" w:rsidRDefault="008C26D8" w:rsidP="00DC63F3">
      <w:pPr>
        <w:pStyle w:val="Paragraphedeliste"/>
        <w:autoSpaceDE w:val="0"/>
        <w:autoSpaceDN w:val="0"/>
        <w:adjustRightInd w:val="0"/>
        <w:spacing w:after="0" w:line="240" w:lineRule="auto"/>
        <w:ind w:left="1431"/>
        <w:rPr>
          <w:rFonts w:ascii="Trebuchet MS" w:eastAsiaTheme="minorHAnsi" w:hAnsi="Trebuchet MS" w:cs="HelveticaNeue"/>
          <w:sz w:val="20"/>
          <w:szCs w:val="20"/>
          <w:lang w:val="en-US" w:eastAsia="en-US"/>
        </w:rPr>
      </w:pPr>
      <w:r w:rsidRPr="001F0C60">
        <w:rPr>
          <w:rFonts w:ascii="Trebuchet MS" w:eastAsiaTheme="minorHAnsi" w:hAnsi="Trebuchet MS" w:cs="HelveticaNeue"/>
          <w:sz w:val="20"/>
          <w:szCs w:val="20"/>
          <w:lang w:val="en-US" w:eastAsia="en-US"/>
        </w:rPr>
        <w:t>Site web: www.umfiasi.ro/en</w:t>
      </w:r>
    </w:p>
    <w:p w:rsidR="00066318" w:rsidRPr="001F0C60" w:rsidRDefault="00066318" w:rsidP="00DB5BAB">
      <w:pPr>
        <w:autoSpaceDE w:val="0"/>
        <w:autoSpaceDN w:val="0"/>
        <w:adjustRightInd w:val="0"/>
        <w:spacing w:before="120" w:after="120" w:line="240" w:lineRule="auto"/>
        <w:ind w:left="567"/>
        <w:rPr>
          <w:rFonts w:ascii="Trebuchet MS" w:eastAsiaTheme="minorHAnsi" w:hAnsi="Trebuchet MS" w:cs="HelveticaNeue-Bold"/>
          <w:b/>
          <w:bCs/>
          <w:sz w:val="24"/>
          <w:szCs w:val="24"/>
          <w:lang w:val="en-US" w:eastAsia="en-US"/>
        </w:rPr>
      </w:pPr>
      <w:r w:rsidRPr="001F0C60">
        <w:rPr>
          <w:rFonts w:ascii="Trebuchet MS" w:eastAsiaTheme="minorHAnsi" w:hAnsi="Trebuchet MS" w:cs="HelveticaNeue-Bold"/>
          <w:b/>
          <w:bCs/>
          <w:sz w:val="24"/>
          <w:szCs w:val="24"/>
          <w:lang w:val="en-US" w:eastAsia="en-US"/>
        </w:rPr>
        <w:t>2- A</w:t>
      </w:r>
      <w:r w:rsidR="005A27B8" w:rsidRPr="001F0C60">
        <w:rPr>
          <w:rFonts w:ascii="Trebuchet MS" w:eastAsiaTheme="minorHAnsi" w:hAnsi="Trebuchet MS" w:cs="HelveticaNeue-Bold"/>
          <w:b/>
          <w:bCs/>
          <w:sz w:val="24"/>
          <w:szCs w:val="24"/>
          <w:lang w:val="en-US" w:eastAsia="en-US"/>
        </w:rPr>
        <w:t>u</w:t>
      </w:r>
      <w:r w:rsidRPr="001F0C60">
        <w:rPr>
          <w:rFonts w:ascii="Trebuchet MS" w:eastAsiaTheme="minorHAnsi" w:hAnsi="Trebuchet MS" w:cs="HelveticaNeue-Bold"/>
          <w:b/>
          <w:bCs/>
          <w:sz w:val="24"/>
          <w:szCs w:val="24"/>
          <w:lang w:val="en-US" w:eastAsia="en-US"/>
        </w:rPr>
        <w:t>x USA,</w:t>
      </w:r>
    </w:p>
    <w:p w:rsidR="00066318" w:rsidRPr="00705B17" w:rsidRDefault="00066318" w:rsidP="00657570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val="en-US" w:eastAsia="en-US"/>
          <w:rPrChange w:id="60" w:author="admin" w:date="2020-12-15T11:27:00Z">
            <w:rPr>
              <w:rFonts w:ascii="Trebuchet MS" w:eastAsiaTheme="minorHAnsi" w:hAnsi="Trebuchet MS" w:cs="HelveticaNeue-Bold"/>
              <w:b/>
              <w:bCs/>
              <w:lang w:val="en-US"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val="en-US" w:eastAsia="en-US"/>
          <w:rPrChange w:id="61" w:author="admin" w:date="2020-12-15T11:27:00Z">
            <w:rPr>
              <w:rFonts w:ascii="Trebuchet MS" w:eastAsiaTheme="minorHAnsi" w:hAnsi="Trebuchet MS" w:cs="HelveticaNeue-Bold"/>
              <w:b/>
              <w:bCs/>
              <w:lang w:val="en-US" w:eastAsia="en-US"/>
            </w:rPr>
          </w:rPrChange>
        </w:rPr>
        <w:t>• California State University Dominguez Hills</w:t>
      </w:r>
    </w:p>
    <w:p w:rsidR="00066318" w:rsidRDefault="00066318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hyperlink r:id="rId29" w:history="1">
        <w:r w:rsidR="00F45523" w:rsidRPr="008C760D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www.csudh.edu</w:t>
        </w:r>
      </w:hyperlink>
    </w:p>
    <w:p w:rsidR="00066318" w:rsidRPr="00724C1F" w:rsidRDefault="00066318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en Février 2017</w:t>
      </w:r>
      <w:r w:rsidR="005A27B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d’une durée de 5 ans, renouvelable après renégociations.</w:t>
      </w:r>
    </w:p>
    <w:p w:rsidR="00066318" w:rsidRPr="00724C1F" w:rsidRDefault="00066318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Les domaines de la coopération :</w:t>
      </w:r>
    </w:p>
    <w:p w:rsidR="00066318" w:rsidRPr="00724C1F" w:rsidRDefault="00066318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Favoriser la mobilité des d’enseignants chercheurs</w:t>
      </w:r>
      <w:r w:rsidR="005A27B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par des programmes de bourse ;</w:t>
      </w:r>
    </w:p>
    <w:p w:rsidR="00066318" w:rsidRPr="00724C1F" w:rsidRDefault="00066318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Participer avec les enseignants des différentes</w:t>
      </w:r>
      <w:r w:rsidR="005A27B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filières aux jurys de thèse de Doctorat ;</w:t>
      </w:r>
    </w:p>
    <w:p w:rsidR="00066318" w:rsidRDefault="00066318" w:rsidP="00657570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Examiner avec l’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UdM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toutes possibilités de coopération</w:t>
      </w:r>
      <w:r w:rsidR="005A27B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mutuellement bénéfique dans le domaine de</w:t>
      </w:r>
      <w:r w:rsidR="005A27B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l’enseignement, de la recherche et des publications</w:t>
      </w:r>
      <w:r w:rsidR="005A27B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scientifiques.</w:t>
      </w:r>
    </w:p>
    <w:p w:rsidR="008733B4" w:rsidRDefault="008733B4" w:rsidP="00DC63F3">
      <w:pPr>
        <w:pStyle w:val="Paragraphedeliste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DC63F3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International </w:t>
      </w:r>
      <w:proofErr w:type="spellStart"/>
      <w:r w:rsidRPr="00DC63F3">
        <w:rPr>
          <w:rFonts w:ascii="Trebuchet MS" w:eastAsiaTheme="minorHAnsi" w:hAnsi="Trebuchet MS" w:cs="HelveticaNeue"/>
          <w:sz w:val="20"/>
          <w:szCs w:val="20"/>
          <w:lang w:eastAsia="en-US"/>
        </w:rPr>
        <w:t>Postgraduate</w:t>
      </w:r>
      <w:proofErr w:type="spellEnd"/>
      <w:r w:rsidRPr="00DC63F3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proofErr w:type="spellStart"/>
      <w:r w:rsidRPr="00DC63F3">
        <w:rPr>
          <w:rFonts w:ascii="Trebuchet MS" w:eastAsiaTheme="minorHAnsi" w:hAnsi="Trebuchet MS" w:cs="HelveticaNeue"/>
          <w:sz w:val="20"/>
          <w:szCs w:val="20"/>
          <w:lang w:eastAsia="en-US"/>
        </w:rPr>
        <w:t>Medical</w:t>
      </w:r>
      <w:proofErr w:type="spellEnd"/>
      <w:r w:rsidRPr="00DC63F3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proofErr w:type="spellStart"/>
      <w:r w:rsidRPr="00DC63F3">
        <w:rPr>
          <w:rFonts w:ascii="Trebuchet MS" w:eastAsiaTheme="minorHAnsi" w:hAnsi="Trebuchet MS" w:cs="HelveticaNeue"/>
          <w:sz w:val="20"/>
          <w:szCs w:val="20"/>
          <w:lang w:eastAsia="en-US"/>
        </w:rPr>
        <w:t>College</w:t>
      </w:r>
      <w:proofErr w:type="spellEnd"/>
      <w:r>
        <w:rPr>
          <w:rFonts w:ascii="Trebuchet MS" w:eastAsiaTheme="minorHAnsi" w:hAnsi="Trebuchet MS" w:cs="HelveticaNeue"/>
          <w:sz w:val="20"/>
          <w:szCs w:val="20"/>
          <w:lang w:eastAsia="en-US"/>
        </w:rPr>
        <w:t>- Jamaïque</w:t>
      </w:r>
    </w:p>
    <w:p w:rsidR="008733B4" w:rsidRDefault="008C26D8" w:rsidP="00DC63F3">
      <w:pPr>
        <w:pStyle w:val="Paragraphedeliste"/>
        <w:autoSpaceDE w:val="0"/>
        <w:autoSpaceDN w:val="0"/>
        <w:adjustRightInd w:val="0"/>
        <w:spacing w:after="0" w:line="240" w:lineRule="auto"/>
        <w:ind w:left="1431"/>
        <w:rPr>
          <w:rFonts w:ascii="Trebuchet MS" w:eastAsiaTheme="minorHAnsi" w:hAnsi="Trebuchet MS" w:cs="HelveticaNeue"/>
          <w:sz w:val="20"/>
          <w:szCs w:val="20"/>
          <w:lang w:val="en-US" w:eastAsia="en-US"/>
        </w:rPr>
      </w:pPr>
      <w:r w:rsidRPr="00DC63F3">
        <w:rPr>
          <w:rFonts w:ascii="Trebuchet MS" w:eastAsiaTheme="minorHAnsi" w:hAnsi="Trebuchet MS" w:cs="HelveticaNeue"/>
          <w:sz w:val="20"/>
          <w:szCs w:val="20"/>
          <w:lang w:val="en-US" w:eastAsia="en-US"/>
        </w:rPr>
        <w:t xml:space="preserve">Site </w:t>
      </w:r>
      <w:proofErr w:type="gramStart"/>
      <w:r w:rsidRPr="00DC63F3">
        <w:rPr>
          <w:rFonts w:ascii="Trebuchet MS" w:eastAsiaTheme="minorHAnsi" w:hAnsi="Trebuchet MS" w:cs="HelveticaNeue"/>
          <w:sz w:val="20"/>
          <w:szCs w:val="20"/>
          <w:lang w:val="en-US" w:eastAsia="en-US"/>
        </w:rPr>
        <w:t>web :</w:t>
      </w:r>
      <w:proofErr w:type="gramEnd"/>
      <w:r w:rsidRPr="00DC63F3">
        <w:rPr>
          <w:rFonts w:ascii="Trebuchet MS" w:eastAsiaTheme="minorHAnsi" w:hAnsi="Trebuchet MS" w:cs="HelveticaNeue"/>
          <w:sz w:val="20"/>
          <w:szCs w:val="20"/>
          <w:lang w:val="en-US" w:eastAsia="en-US"/>
        </w:rPr>
        <w:t xml:space="preserve"> </w:t>
      </w:r>
      <w:hyperlink r:id="rId30" w:history="1">
        <w:r w:rsidRPr="00DC63F3">
          <w:rPr>
            <w:rStyle w:val="Lienhypertexte"/>
            <w:lang w:val="en-US"/>
          </w:rPr>
          <w:t>www.med-college.de</w:t>
        </w:r>
      </w:hyperlink>
    </w:p>
    <w:p w:rsidR="008C26D8" w:rsidRPr="00DC63F3" w:rsidRDefault="008C26D8" w:rsidP="00DC63F3">
      <w:pPr>
        <w:pStyle w:val="Paragraphedeliste"/>
        <w:autoSpaceDE w:val="0"/>
        <w:autoSpaceDN w:val="0"/>
        <w:adjustRightInd w:val="0"/>
        <w:spacing w:after="0" w:line="240" w:lineRule="auto"/>
        <w:ind w:left="1431"/>
        <w:rPr>
          <w:rFonts w:ascii="Trebuchet MS" w:eastAsiaTheme="minorHAnsi" w:hAnsi="Trebuchet MS" w:cs="HelveticaNeue"/>
          <w:sz w:val="20"/>
          <w:szCs w:val="20"/>
          <w:lang w:val="en-US" w:eastAsia="en-US"/>
        </w:rPr>
      </w:pPr>
    </w:p>
    <w:p w:rsidR="008733B4" w:rsidRPr="00DC63F3" w:rsidRDefault="008733B4" w:rsidP="00DC63F3">
      <w:pPr>
        <w:autoSpaceDE w:val="0"/>
        <w:autoSpaceDN w:val="0"/>
        <w:adjustRightInd w:val="0"/>
        <w:spacing w:before="120" w:after="120" w:line="240" w:lineRule="auto"/>
        <w:ind w:left="567"/>
        <w:rPr>
          <w:rFonts w:ascii="Trebuchet MS" w:eastAsiaTheme="minorHAnsi" w:hAnsi="Trebuchet MS" w:cs="HelveticaNeue-Bold"/>
          <w:b/>
          <w:bCs/>
          <w:sz w:val="24"/>
          <w:szCs w:val="24"/>
          <w:lang w:val="en-US" w:eastAsia="en-US"/>
        </w:rPr>
      </w:pPr>
      <w:r w:rsidRPr="00DC63F3">
        <w:rPr>
          <w:rFonts w:ascii="Trebuchet MS" w:eastAsiaTheme="minorHAnsi" w:hAnsi="Trebuchet MS" w:cs="HelveticaNeue-Bold"/>
          <w:b/>
          <w:bCs/>
          <w:sz w:val="24"/>
          <w:szCs w:val="24"/>
          <w:lang w:val="en-US" w:eastAsia="en-US"/>
        </w:rPr>
        <w:t>3- Au Canada</w:t>
      </w:r>
    </w:p>
    <w:p w:rsidR="008733B4" w:rsidRPr="00705B17" w:rsidRDefault="008733B4" w:rsidP="00DC63F3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rebuchet MS" w:eastAsiaTheme="minorHAnsi" w:hAnsi="Trebuchet MS" w:cs="HelveticaNeue"/>
          <w:color w:val="FF0000"/>
          <w:sz w:val="20"/>
          <w:szCs w:val="20"/>
          <w:lang w:eastAsia="en-US"/>
          <w:rPrChange w:id="62" w:author="admin" w:date="2020-12-15T11:27:00Z">
            <w:rPr>
              <w:rFonts w:ascii="Trebuchet MS" w:eastAsiaTheme="minorHAnsi" w:hAnsi="Trebuchet MS" w:cs="HelveticaNeue"/>
              <w:sz w:val="20"/>
              <w:szCs w:val="20"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"/>
          <w:color w:val="FF0000"/>
          <w:sz w:val="20"/>
          <w:szCs w:val="20"/>
          <w:lang w:eastAsia="en-US"/>
          <w:rPrChange w:id="63" w:author="admin" w:date="2020-12-15T11:27:00Z">
            <w:rPr>
              <w:rFonts w:ascii="Trebuchet MS" w:eastAsiaTheme="minorHAnsi" w:hAnsi="Trebuchet MS" w:cs="HelveticaNeue"/>
              <w:sz w:val="20"/>
              <w:szCs w:val="20"/>
              <w:lang w:eastAsia="en-US"/>
            </w:rPr>
          </w:rPrChange>
        </w:rPr>
        <w:t>Université d’Ottawa</w:t>
      </w:r>
    </w:p>
    <w:p w:rsidR="00A40B14" w:rsidRDefault="008733B4" w:rsidP="00DC63F3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rebuchet MS" w:eastAsiaTheme="minorHAnsi" w:hAnsi="Trebuchet MS" w:cs="HelveticaNeue"/>
          <w:sz w:val="20"/>
          <w:szCs w:val="20"/>
          <w:lang w:val="en-US" w:eastAsia="en-US"/>
        </w:rPr>
      </w:pPr>
      <w:r w:rsidRPr="00DC63F3">
        <w:rPr>
          <w:rFonts w:ascii="Trebuchet MS" w:eastAsiaTheme="minorHAnsi" w:hAnsi="Trebuchet MS" w:cs="HelveticaNeue"/>
          <w:sz w:val="20"/>
          <w:szCs w:val="20"/>
          <w:lang w:val="en-US" w:eastAsia="en-US"/>
        </w:rPr>
        <w:t xml:space="preserve">Site web : </w:t>
      </w:r>
      <w:hyperlink r:id="rId31" w:history="1">
        <w:r w:rsidR="00A40B14" w:rsidRPr="00DC63F3">
          <w:rPr>
            <w:rStyle w:val="Lienhypertexte"/>
            <w:rFonts w:ascii="Trebuchet MS" w:hAnsi="Trebuchet MS" w:cs="HelveticaNeue"/>
            <w:sz w:val="20"/>
            <w:szCs w:val="20"/>
            <w:lang w:val="en-US"/>
          </w:rPr>
          <w:t>www.uottawa.ca</w:t>
        </w:r>
      </w:hyperlink>
    </w:p>
    <w:p w:rsidR="00066318" w:rsidRPr="00DC63F3" w:rsidRDefault="00066318" w:rsidP="00DC63F3">
      <w:pPr>
        <w:rPr>
          <w:rFonts w:eastAsiaTheme="minorHAnsi" w:cs="HelveticaNeue-Bold"/>
          <w:b/>
          <w:bCs/>
          <w:sz w:val="24"/>
          <w:szCs w:val="24"/>
          <w:lang w:eastAsia="en-US"/>
        </w:rPr>
      </w:pPr>
      <w:r w:rsidRPr="00DC63F3">
        <w:rPr>
          <w:rFonts w:eastAsiaTheme="minorHAnsi" w:cs="HelveticaNeue-Bold"/>
          <w:b/>
          <w:bCs/>
          <w:sz w:val="24"/>
          <w:szCs w:val="24"/>
          <w:lang w:eastAsia="en-US"/>
        </w:rPr>
        <w:t>3- En AFRIQUE</w:t>
      </w:r>
    </w:p>
    <w:p w:rsidR="00066318" w:rsidRPr="00705B17" w:rsidRDefault="00066318" w:rsidP="00827819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64" w:author="admin" w:date="2020-12-15T11:27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65" w:author="admin" w:date="2020-12-15T11:27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lastRenderedPageBreak/>
        <w:t>• Université El Hadji Ibrahima Niasse de Dakar</w:t>
      </w:r>
      <w:r w:rsidR="005A27B8"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66" w:author="admin" w:date="2020-12-15T11:27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 xml:space="preserve"> </w:t>
      </w: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67" w:author="admin" w:date="2020-12-15T11:27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(Sénégal)</w:t>
      </w:r>
    </w:p>
    <w:p w:rsidR="00066318" w:rsidRDefault="00066318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hyperlink r:id="rId32" w:history="1">
        <w:r w:rsidR="00F45523" w:rsidRPr="008C760D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www.uein.sn</w:t>
        </w:r>
      </w:hyperlink>
    </w:p>
    <w:p w:rsidR="003D668F" w:rsidRPr="00724C1F" w:rsidRDefault="00066318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en Août 2007</w:t>
      </w:r>
      <w:r w:rsidR="00AC1614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d’une durée de 5 ans, renouvelable par tacite reconduction.</w:t>
      </w:r>
    </w:p>
    <w:p w:rsidR="00AA6B9E" w:rsidRPr="00724C1F" w:rsidRDefault="00AA6B9E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Les domaines de la coopération :</w:t>
      </w:r>
    </w:p>
    <w:p w:rsidR="00AA6B9E" w:rsidRPr="00724C1F" w:rsidRDefault="00AA6B9E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Les deux institutions s’engagent à collaborer dans</w:t>
      </w:r>
      <w:r w:rsidR="00AC1614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les domaines suivants :</w:t>
      </w:r>
    </w:p>
    <w:p w:rsidR="00AA6B9E" w:rsidRPr="00724C1F" w:rsidRDefault="00AA6B9E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Favoriser la mobilité des d’enseignants chercheurs ;</w:t>
      </w:r>
    </w:p>
    <w:p w:rsidR="00AA6B9E" w:rsidRPr="00724C1F" w:rsidRDefault="00AA6B9E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Participer avec les enseignants des différentes</w:t>
      </w:r>
      <w:r w:rsidR="00AC1614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filières aux jurys de thèse de Doctorat ;</w:t>
      </w:r>
    </w:p>
    <w:p w:rsidR="00AA6B9E" w:rsidRPr="00724C1F" w:rsidRDefault="00AA6B9E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Examiner avec l’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UdM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toutes possibilités de coopération</w:t>
      </w:r>
      <w:r w:rsidR="00AC1614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mutuellement bénéfique dans le domaine de</w:t>
      </w:r>
      <w:r w:rsidR="00AC1614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l’enseignement, de la recherche et des publications</w:t>
      </w:r>
      <w:r w:rsidR="00AC1614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scientifiques.</w:t>
      </w:r>
    </w:p>
    <w:p w:rsidR="00AA6B9E" w:rsidRPr="00705B17" w:rsidRDefault="00AA6B9E" w:rsidP="00827819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68" w:author="admin" w:date="2020-12-15T11:27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69" w:author="admin" w:date="2020-12-15T11:27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• Université de Parakou (UNIPAR)</w:t>
      </w:r>
    </w:p>
    <w:p w:rsidR="00AA6B9E" w:rsidRDefault="00AA6B9E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hyperlink r:id="rId33" w:history="1">
        <w:r w:rsidR="00F45523" w:rsidRPr="008C760D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www.univ-parakou.bj</w:t>
        </w:r>
      </w:hyperlink>
    </w:p>
    <w:p w:rsidR="00AA6B9E" w:rsidRPr="00724C1F" w:rsidRDefault="00AA6B9E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en Mars 2013</w:t>
      </w:r>
      <w:r w:rsidR="00AC1614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d’une durée de 3 ans, renouvelable par tacite reconduction</w:t>
      </w:r>
    </w:p>
    <w:p w:rsidR="00AA6B9E" w:rsidRPr="00724C1F" w:rsidRDefault="00AA6B9E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 xml:space="preserve">- Point Focal : 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Pr.Simon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Akpona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,</w:t>
      </w:r>
    </w:p>
    <w:p w:rsidR="00AA6B9E" w:rsidRDefault="00AA6B9E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 xml:space="preserve">- E- mail : </w:t>
      </w:r>
      <w:hyperlink r:id="rId34" w:history="1">
        <w:r w:rsidR="00F45523" w:rsidRPr="008C760D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akponasimon@yahoo.fr</w:t>
        </w:r>
      </w:hyperlink>
    </w:p>
    <w:p w:rsidR="00AA6B9E" w:rsidRPr="00724C1F" w:rsidRDefault="00AA6B9E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Les domaines de la coopération</w:t>
      </w:r>
    </w:p>
    <w:p w:rsidR="00AA6B9E" w:rsidRPr="00724C1F" w:rsidRDefault="00AA6B9E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Les deux institutions s’engagent à collaborer dans</w:t>
      </w:r>
      <w:r w:rsidR="00AC1614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les domaines suivants :</w:t>
      </w:r>
    </w:p>
    <w:p w:rsidR="00AA6B9E" w:rsidRPr="00724C1F" w:rsidRDefault="00AA6B9E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Validation les enseignements ;</w:t>
      </w:r>
    </w:p>
    <w:p w:rsidR="00AA6B9E" w:rsidRPr="00724C1F" w:rsidRDefault="00AA6B9E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Assistance dans l’organisation de séminaires ;</w:t>
      </w:r>
    </w:p>
    <w:p w:rsidR="00AA6B9E" w:rsidRPr="00724C1F" w:rsidRDefault="00AA6B9E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Visite d’études aux divers laboratoires de l’Université</w:t>
      </w:r>
      <w:r w:rsidR="00AC1614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de Parakou ;</w:t>
      </w:r>
    </w:p>
    <w:p w:rsidR="00AA6B9E" w:rsidRPr="00724C1F" w:rsidRDefault="00AA6B9E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Favoriser la mobilité des d’enseignants chercheurs ;</w:t>
      </w:r>
    </w:p>
    <w:p w:rsidR="005C1890" w:rsidRPr="00724C1F" w:rsidRDefault="00AA6B9E" w:rsidP="00827819">
      <w:pPr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Participer avec les enseignants des différentes</w:t>
      </w:r>
      <w:r w:rsidR="00AC1614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="005C1890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filières aux jurys de thèse de Doctorat ;</w:t>
      </w:r>
    </w:p>
    <w:p w:rsidR="005C1890" w:rsidRPr="00724C1F" w:rsidRDefault="005C1890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Examiner avec l’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UdM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toutes possibilités de coopération</w:t>
      </w:r>
      <w:r w:rsidR="00AC1614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mutuellement bénéfique dans le domaine de</w:t>
      </w:r>
      <w:r w:rsidR="00AC1614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l’enseignement, de la recherche et des publications</w:t>
      </w:r>
      <w:r w:rsidR="00AC1614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scientifiques.</w:t>
      </w:r>
    </w:p>
    <w:p w:rsidR="005C1890" w:rsidRPr="00705B17" w:rsidRDefault="005C1890" w:rsidP="00827819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70" w:author="admin" w:date="2020-12-15T11:27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71" w:author="admin" w:date="2020-12-15T11:27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 xml:space="preserve">• Université Cadi </w:t>
      </w:r>
      <w:proofErr w:type="spellStart"/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72" w:author="admin" w:date="2020-12-15T11:27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Ayyad</w:t>
      </w:r>
      <w:proofErr w:type="spellEnd"/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73" w:author="admin" w:date="2020-12-15T11:27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-Marrakech (Maroc)</w:t>
      </w:r>
    </w:p>
    <w:p w:rsidR="005C1890" w:rsidRDefault="005C1890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hyperlink r:id="rId35" w:history="1">
        <w:r w:rsidR="00F45523" w:rsidRPr="008C760D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www.uca.ma</w:t>
        </w:r>
      </w:hyperlink>
    </w:p>
    <w:p w:rsidR="005C1890" w:rsidRPr="00724C1F" w:rsidRDefault="005C1890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en Mars 2010</w:t>
      </w:r>
      <w:r w:rsidR="00A8515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d’une durée de 5 ans, renouvelable par tacite reconduction.</w:t>
      </w:r>
    </w:p>
    <w:p w:rsidR="005C1890" w:rsidRPr="00724C1F" w:rsidRDefault="005C1890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Les domaines de la coopération</w:t>
      </w:r>
    </w:p>
    <w:p w:rsidR="005C1890" w:rsidRPr="00724C1F" w:rsidRDefault="005C1890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Les deux institutions s’engagent à collaborer dans</w:t>
      </w:r>
      <w:r w:rsidR="00A8515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les domaines suivants :</w:t>
      </w:r>
    </w:p>
    <w:p w:rsidR="005C1890" w:rsidRPr="00724C1F" w:rsidRDefault="005C1890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Validation les enseignements ;</w:t>
      </w:r>
    </w:p>
    <w:p w:rsidR="005C1890" w:rsidRPr="00724C1F" w:rsidRDefault="005C1890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Assistance dans l’organisation de séminaires ;</w:t>
      </w:r>
    </w:p>
    <w:p w:rsidR="005C1890" w:rsidRPr="00724C1F" w:rsidRDefault="005C1890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Visite d’études aux divers laboratoires de l’Université</w:t>
      </w:r>
      <w:r w:rsidR="00A8515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="00AC1614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Cadi </w:t>
      </w:r>
      <w:proofErr w:type="spellStart"/>
      <w:r w:rsidR="00AC1614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Ayyad</w:t>
      </w:r>
      <w:proofErr w:type="spellEnd"/>
      <w:r w:rsidR="00AC1614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-Marrakech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;</w:t>
      </w:r>
    </w:p>
    <w:p w:rsidR="005C1890" w:rsidRPr="00724C1F" w:rsidRDefault="005C1890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Favoriser la mobilité des d’enseignants chercheurs</w:t>
      </w:r>
      <w:r w:rsidR="00A8515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et du personnels administratif ;</w:t>
      </w:r>
    </w:p>
    <w:p w:rsidR="005C1890" w:rsidRPr="00724C1F" w:rsidRDefault="005C1890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Echanges d’étudiants pour des stages de perfectionnement;</w:t>
      </w:r>
    </w:p>
    <w:p w:rsidR="005C1890" w:rsidRPr="00724C1F" w:rsidRDefault="005C1890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- Collaboration </w:t>
      </w:r>
      <w:r w:rsidR="002D156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à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la valorisation et </w:t>
      </w:r>
      <w:r w:rsidR="00A8515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à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la publication des</w:t>
      </w:r>
      <w:r w:rsidR="00A8515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résultats des travaux de recherche ;</w:t>
      </w:r>
    </w:p>
    <w:p w:rsidR="005C1890" w:rsidRPr="00724C1F" w:rsidRDefault="005C1890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Renforcement des structures ;</w:t>
      </w:r>
    </w:p>
    <w:p w:rsidR="005C1890" w:rsidRPr="00724C1F" w:rsidRDefault="005C1890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Participer avec les enseignants des différentes</w:t>
      </w:r>
      <w:r w:rsidR="00A8515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filières aux jurys de thèse de Doctorat ;</w:t>
      </w:r>
    </w:p>
    <w:p w:rsidR="005C1890" w:rsidRPr="00724C1F" w:rsidRDefault="005C1890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Examiner avec l’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UdM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toutes possibilités de coopération</w:t>
      </w:r>
      <w:r w:rsidR="00A8515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mutuellement bénéfique dans le domaine de</w:t>
      </w:r>
      <w:r w:rsidR="00A8515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l’enseignement, de la recherche et des publications</w:t>
      </w:r>
      <w:r w:rsidR="00A8515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scientifiques.</w:t>
      </w:r>
    </w:p>
    <w:p w:rsidR="005C1890" w:rsidRPr="00705B17" w:rsidRDefault="005C1890" w:rsidP="00827819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74" w:author="admin" w:date="2020-12-15T11:28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75" w:author="admin" w:date="2020-12-15T11:28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 xml:space="preserve">• Université de </w:t>
      </w:r>
      <w:proofErr w:type="spellStart"/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76" w:author="admin" w:date="2020-12-15T11:28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Cocody</w:t>
      </w:r>
      <w:proofErr w:type="spellEnd"/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77" w:author="admin" w:date="2020-12-15T11:28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, Abidjan (Côte d’Ivoire)</w:t>
      </w:r>
    </w:p>
    <w:p w:rsidR="005C1890" w:rsidRPr="00DC63F3" w:rsidRDefault="005C1890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DC63F3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r w:rsidRPr="00DC63F3">
        <w:rPr>
          <w:rStyle w:val="Lienhypertexte"/>
        </w:rPr>
        <w:t>univ-fhb.edu.ci</w:t>
      </w:r>
    </w:p>
    <w:p w:rsidR="00AA6B9E" w:rsidRPr="00724C1F" w:rsidRDefault="005C1890" w:rsidP="00F45523">
      <w:pPr>
        <w:autoSpaceDE w:val="0"/>
        <w:autoSpaceDN w:val="0"/>
        <w:adjustRightInd w:val="0"/>
        <w:spacing w:after="0" w:line="240" w:lineRule="auto"/>
        <w:ind w:left="426" w:firstLine="708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en 30 janvier 2016</w:t>
      </w:r>
      <w:r w:rsidR="00A8515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d’une durée de 5 ans, renouvelable par tacite reconduction</w:t>
      </w:r>
    </w:p>
    <w:p w:rsidR="00B418BF" w:rsidRPr="00724C1F" w:rsidRDefault="00B418BF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 xml:space="preserve">- Point focal :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Pr Koffi 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Gnagne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,</w:t>
      </w:r>
    </w:p>
    <w:p w:rsidR="00B418BF" w:rsidRDefault="00B418BF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 xml:space="preserve">- E-mail : </w:t>
      </w:r>
      <w:hyperlink r:id="rId36" w:history="1">
        <w:r w:rsidR="00F45523" w:rsidRPr="008C760D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gkyolande@gmail.com</w:t>
        </w:r>
      </w:hyperlink>
    </w:p>
    <w:p w:rsidR="00B418BF" w:rsidRPr="00724C1F" w:rsidRDefault="00B418BF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Les domaines de la coopération :</w:t>
      </w:r>
    </w:p>
    <w:p w:rsidR="00B418BF" w:rsidRPr="00724C1F" w:rsidRDefault="00B418BF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Avec la Faculté des Sciences et de la Sante (FSS)</w:t>
      </w:r>
    </w:p>
    <w:p w:rsidR="00B418BF" w:rsidRPr="00724C1F" w:rsidRDefault="00B418BF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Italic"/>
          <w:i/>
          <w:i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Italic"/>
          <w:i/>
          <w:iCs/>
          <w:sz w:val="20"/>
          <w:szCs w:val="20"/>
          <w:lang w:eastAsia="en-US"/>
        </w:rPr>
        <w:t>Filière Chirurgie dentaire</w:t>
      </w:r>
    </w:p>
    <w:p w:rsidR="00B418BF" w:rsidRPr="00724C1F" w:rsidRDefault="00B418BF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Elaborer des projets communs ;</w:t>
      </w:r>
    </w:p>
    <w:p w:rsidR="00B418BF" w:rsidRPr="00724C1F" w:rsidRDefault="00B418BF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Actualiser les programmes de formations ;</w:t>
      </w:r>
    </w:p>
    <w:p w:rsidR="00B418BF" w:rsidRPr="00724C1F" w:rsidRDefault="00B418BF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Participer aux examens ;</w:t>
      </w:r>
    </w:p>
    <w:p w:rsidR="00B418BF" w:rsidRPr="00724C1F" w:rsidRDefault="00B418BF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Codirection des travaux de fin d’études ;</w:t>
      </w:r>
    </w:p>
    <w:p w:rsidR="00B418BF" w:rsidRPr="00724C1F" w:rsidRDefault="00B418BF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Formation des formateurs ;</w:t>
      </w:r>
    </w:p>
    <w:p w:rsidR="00B418BF" w:rsidRPr="00724C1F" w:rsidRDefault="00B418BF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Echange de chercheurs ;</w:t>
      </w:r>
    </w:p>
    <w:p w:rsidR="00B418BF" w:rsidRPr="00724C1F" w:rsidRDefault="00B418BF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Accueil des enseignants et experts ;</w:t>
      </w:r>
    </w:p>
    <w:p w:rsidR="00B418BF" w:rsidRPr="00724C1F" w:rsidRDefault="00B418BF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- Mise en </w:t>
      </w:r>
      <w:r w:rsidR="003924A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œuvre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des moyens financiers.</w:t>
      </w:r>
    </w:p>
    <w:p w:rsidR="00B418BF" w:rsidRPr="00724C1F" w:rsidRDefault="00B418BF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Italic"/>
          <w:i/>
          <w:i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Italic"/>
          <w:i/>
          <w:iCs/>
          <w:sz w:val="20"/>
          <w:szCs w:val="20"/>
          <w:lang w:eastAsia="en-US"/>
        </w:rPr>
        <w:t>Filière Pharmacie</w:t>
      </w:r>
    </w:p>
    <w:p w:rsidR="00B418BF" w:rsidRPr="00724C1F" w:rsidRDefault="00B418BF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en 28 septembre</w:t>
      </w:r>
      <w:r w:rsidR="003924A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2016 d’une durée de 5 ans, renouvelable par tacite</w:t>
      </w:r>
      <w:r w:rsidR="003924A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reconduction</w:t>
      </w:r>
    </w:p>
    <w:p w:rsidR="00B418BF" w:rsidRPr="00724C1F" w:rsidRDefault="00B418BF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 xml:space="preserve">- Point Focal :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Pr Eugene ATINDEHOU</w:t>
      </w:r>
    </w:p>
    <w:p w:rsidR="00B418BF" w:rsidRDefault="00B418BF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 xml:space="preserve">- E-mail : </w:t>
      </w:r>
      <w:hyperlink r:id="rId37" w:history="1">
        <w:r w:rsidR="00F45523" w:rsidRPr="008C760D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atingene@yahoo.fr</w:t>
        </w:r>
      </w:hyperlink>
    </w:p>
    <w:p w:rsidR="00B418BF" w:rsidRPr="00705B17" w:rsidRDefault="00B418BF" w:rsidP="00827819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78" w:author="admin" w:date="2020-12-15T11:28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79" w:author="admin" w:date="2020-12-15T11:28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lastRenderedPageBreak/>
        <w:t>• Université de Kinshasa (UNIKIN-RDC)</w:t>
      </w:r>
    </w:p>
    <w:p w:rsidR="003B3C13" w:rsidRPr="00724C1F" w:rsidRDefault="00B418BF" w:rsidP="00827819">
      <w:pPr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en Juin 2013</w:t>
      </w:r>
      <w:r w:rsidR="003924A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="003B3C13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d’une durée de 5 ans, renouvelable par tacite reconduction</w:t>
      </w:r>
    </w:p>
    <w:p w:rsidR="003B3C13" w:rsidRPr="00724C1F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Plusieurs avenants ont été signés :</w:t>
      </w:r>
    </w:p>
    <w:p w:rsidR="003B3C13" w:rsidRPr="00724C1F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Avenant 1 Médecine;</w:t>
      </w:r>
    </w:p>
    <w:p w:rsidR="003B3C13" w:rsidRPr="00724C1F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Avenant 2 Pharmacie : 18-Jun-2013 pour 5ans/renouvelable par Tacite reconduction.</w:t>
      </w:r>
    </w:p>
    <w:p w:rsidR="003B3C13" w:rsidRPr="00724C1F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 xml:space="preserve">- Point focal :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Jos NDELO</w:t>
      </w:r>
    </w:p>
    <w:p w:rsidR="003B3C13" w:rsidRPr="00EC78BD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val="de-AT" w:eastAsia="en-US"/>
        </w:rPr>
      </w:pPr>
      <w:r w:rsidRPr="00EC78BD">
        <w:rPr>
          <w:rFonts w:ascii="Trebuchet MS" w:eastAsiaTheme="minorHAnsi" w:hAnsi="Trebuchet MS" w:cs="HelveticaNeue-Bold"/>
          <w:b/>
          <w:bCs/>
          <w:sz w:val="20"/>
          <w:szCs w:val="20"/>
          <w:lang w:val="de-AT" w:eastAsia="en-US"/>
        </w:rPr>
        <w:t xml:space="preserve">- </w:t>
      </w:r>
      <w:proofErr w:type="spellStart"/>
      <w:r w:rsidRPr="00EC78BD">
        <w:rPr>
          <w:rFonts w:ascii="Trebuchet MS" w:eastAsiaTheme="minorHAnsi" w:hAnsi="Trebuchet MS" w:cs="HelveticaNeue-Bold"/>
          <w:b/>
          <w:bCs/>
          <w:sz w:val="20"/>
          <w:szCs w:val="20"/>
          <w:lang w:val="de-AT" w:eastAsia="en-US"/>
        </w:rPr>
        <w:t>E-mail</w:t>
      </w:r>
      <w:proofErr w:type="spellEnd"/>
      <w:r w:rsidRPr="00EC78BD">
        <w:rPr>
          <w:rFonts w:ascii="Trebuchet MS" w:eastAsiaTheme="minorHAnsi" w:hAnsi="Trebuchet MS" w:cs="HelveticaNeue-Bold"/>
          <w:b/>
          <w:bCs/>
          <w:sz w:val="20"/>
          <w:szCs w:val="20"/>
          <w:lang w:val="de-AT" w:eastAsia="en-US"/>
        </w:rPr>
        <w:t xml:space="preserve"> : </w:t>
      </w:r>
      <w:hyperlink r:id="rId38" w:history="1">
        <w:r w:rsidR="00F45523" w:rsidRPr="00EC78BD">
          <w:rPr>
            <w:rStyle w:val="Lienhypertexte"/>
            <w:rFonts w:ascii="Trebuchet MS" w:eastAsiaTheme="minorHAnsi" w:hAnsi="Trebuchet MS" w:cs="HelveticaNeue"/>
            <w:sz w:val="20"/>
            <w:szCs w:val="20"/>
            <w:lang w:val="de-AT" w:eastAsia="en-US"/>
          </w:rPr>
          <w:t>jos_ndelo@yahoo.fr</w:t>
        </w:r>
      </w:hyperlink>
    </w:p>
    <w:p w:rsidR="003B3C13" w:rsidRPr="00724C1F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Faculté des Sciences de la Santé (FSS)</w:t>
      </w:r>
    </w:p>
    <w:p w:rsidR="003B3C13" w:rsidRPr="00724C1F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Les domaines de la coopération :</w:t>
      </w:r>
    </w:p>
    <w:p w:rsidR="003B3C13" w:rsidRPr="00724C1F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Elaborer des projets communs ;</w:t>
      </w:r>
    </w:p>
    <w:p w:rsidR="003B3C13" w:rsidRPr="00724C1F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Actualiser les programmes de formations ;</w:t>
      </w:r>
    </w:p>
    <w:p w:rsidR="003B3C13" w:rsidRPr="00724C1F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Participer aux examens ;</w:t>
      </w:r>
    </w:p>
    <w:p w:rsidR="003B3C13" w:rsidRPr="00724C1F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Codirection des travaux de fin d’études ;</w:t>
      </w:r>
    </w:p>
    <w:p w:rsidR="003B3C13" w:rsidRPr="00724C1F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Formation des formateurs ;</w:t>
      </w:r>
    </w:p>
    <w:p w:rsidR="003B3C13" w:rsidRPr="00724C1F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Echange de chercheurs ;</w:t>
      </w:r>
    </w:p>
    <w:p w:rsidR="003B3C13" w:rsidRPr="00724C1F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Accueil des enseignants et experts ;</w:t>
      </w:r>
    </w:p>
    <w:p w:rsidR="003B3C13" w:rsidRPr="00724C1F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- Mise en </w:t>
      </w:r>
      <w:r w:rsidR="003924A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œuvre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des moyens financiers.</w:t>
      </w:r>
    </w:p>
    <w:p w:rsidR="003B3C13" w:rsidRPr="00705B17" w:rsidRDefault="003B3C13" w:rsidP="00827819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80" w:author="admin" w:date="2020-12-15T11:28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81" w:author="admin" w:date="2020-12-15T11:28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• Ecole Nationale de Médecine Vétérinaire Sidi</w:t>
      </w:r>
      <w:r w:rsidR="003924AC"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82" w:author="admin" w:date="2020-12-15T11:28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 xml:space="preserve"> </w:t>
      </w:r>
      <w:proofErr w:type="spellStart"/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83" w:author="admin" w:date="2020-12-15T11:28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Tabet</w:t>
      </w:r>
      <w:proofErr w:type="spellEnd"/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84" w:author="admin" w:date="2020-12-15T11:28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 xml:space="preserve"> (ENMV - Tunisie)</w:t>
      </w:r>
    </w:p>
    <w:p w:rsidR="003B3C13" w:rsidRPr="00DC63F3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DC63F3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hyperlink r:id="rId39" w:history="1">
        <w:r w:rsidR="00F45523" w:rsidRPr="00DC63F3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www.enmv.agrinet.tn</w:t>
        </w:r>
      </w:hyperlink>
    </w:p>
    <w:p w:rsidR="003B3C13" w:rsidRPr="00724C1F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en 10 Octobre</w:t>
      </w:r>
      <w:r w:rsidR="003924A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2013 d’une durée de 5 ans, renouvelable par tacite</w:t>
      </w:r>
      <w:r w:rsidR="003924A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reconduction</w:t>
      </w:r>
    </w:p>
    <w:p w:rsidR="003B3C13" w:rsidRPr="00724C1F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- Point focal : 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Abdelkadher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Amara</w:t>
      </w:r>
    </w:p>
    <w:p w:rsidR="00B418BF" w:rsidRDefault="003B3C13" w:rsidP="00827819">
      <w:pPr>
        <w:spacing w:after="0" w:line="240" w:lineRule="auto"/>
        <w:ind w:left="1134"/>
        <w:rPr>
          <w:rStyle w:val="Lienhypertexte"/>
          <w:rFonts w:ascii="Trebuchet MS" w:eastAsiaTheme="minorHAnsi" w:hAnsi="Trebuchet MS" w:cs="HelveticaNeue"/>
          <w:color w:val="auto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- E-mail : </w:t>
      </w:r>
      <w:hyperlink r:id="rId40" w:history="1">
        <w:r w:rsidRPr="00F45523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abdelamara2@yahoo.fr</w:t>
        </w:r>
      </w:hyperlink>
    </w:p>
    <w:p w:rsidR="003B3C13" w:rsidRPr="00724C1F" w:rsidRDefault="003B3C13" w:rsidP="00F45523">
      <w:pPr>
        <w:autoSpaceDE w:val="0"/>
        <w:autoSpaceDN w:val="0"/>
        <w:adjustRightInd w:val="0"/>
        <w:spacing w:after="0" w:line="240" w:lineRule="auto"/>
        <w:ind w:left="426" w:firstLine="708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Les domaines de la coopération :</w:t>
      </w:r>
    </w:p>
    <w:p w:rsidR="003B3C13" w:rsidRPr="00724C1F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Avec la Faculté des Sciences et de la Sante (FSS Filière</w:t>
      </w:r>
      <w:r w:rsidR="003924A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Vétérinaire</w:t>
      </w:r>
      <w:r w:rsidR="003924A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)</w:t>
      </w:r>
    </w:p>
    <w:p w:rsidR="003B3C13" w:rsidRPr="00724C1F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- Mise en </w:t>
      </w:r>
      <w:r w:rsidR="003924A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œuvre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du projet académique ;</w:t>
      </w:r>
    </w:p>
    <w:p w:rsidR="003B3C13" w:rsidRPr="00724C1F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Accueillir des enseignants ;</w:t>
      </w:r>
    </w:p>
    <w:p w:rsidR="003B3C13" w:rsidRPr="00724C1F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Echange des enseignants ;</w:t>
      </w:r>
    </w:p>
    <w:p w:rsidR="003B3C13" w:rsidRPr="00724C1F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Admettre les étudiants en Master ;</w:t>
      </w:r>
    </w:p>
    <w:p w:rsidR="003B3C13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Echange d’enseignants.</w:t>
      </w:r>
    </w:p>
    <w:p w:rsidR="008733B4" w:rsidRDefault="008733B4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</w:p>
    <w:p w:rsidR="008733B4" w:rsidRPr="00705B17" w:rsidRDefault="000B3E26" w:rsidP="00DC63F3">
      <w:pPr>
        <w:pStyle w:val="Paragraphedeliste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1134" w:firstLine="0"/>
        <w:rPr>
          <w:rFonts w:ascii="Trebuchet MS" w:eastAsiaTheme="minorHAnsi" w:hAnsi="Trebuchet MS" w:cs="HelveticaNeue"/>
          <w:color w:val="FF0000"/>
          <w:sz w:val="20"/>
          <w:szCs w:val="20"/>
          <w:lang w:eastAsia="en-US"/>
          <w:rPrChange w:id="85" w:author="admin" w:date="2020-12-15T11:28:00Z">
            <w:rPr>
              <w:rFonts w:ascii="Trebuchet MS" w:eastAsiaTheme="minorHAnsi" w:hAnsi="Trebuchet MS" w:cs="HelveticaNeue"/>
              <w:sz w:val="20"/>
              <w:szCs w:val="20"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"/>
          <w:color w:val="FF0000"/>
          <w:sz w:val="20"/>
          <w:szCs w:val="20"/>
          <w:lang w:eastAsia="en-US"/>
          <w:rPrChange w:id="86" w:author="admin" w:date="2020-12-15T11:28:00Z">
            <w:rPr>
              <w:rFonts w:ascii="Trebuchet MS" w:eastAsiaTheme="minorHAnsi" w:hAnsi="Trebuchet MS" w:cs="HelveticaNeue"/>
              <w:sz w:val="20"/>
              <w:szCs w:val="20"/>
              <w:lang w:eastAsia="en-US"/>
            </w:rPr>
          </w:rPrChange>
        </w:rPr>
        <w:t>Institut</w:t>
      </w:r>
      <w:r w:rsidR="008733B4" w:rsidRPr="00705B17">
        <w:rPr>
          <w:rFonts w:ascii="Trebuchet MS" w:eastAsiaTheme="minorHAnsi" w:hAnsi="Trebuchet MS" w:cs="HelveticaNeue"/>
          <w:color w:val="FF0000"/>
          <w:sz w:val="20"/>
          <w:szCs w:val="20"/>
          <w:lang w:eastAsia="en-US"/>
          <w:rPrChange w:id="87" w:author="admin" w:date="2020-12-15T11:28:00Z">
            <w:rPr>
              <w:rFonts w:ascii="Trebuchet MS" w:eastAsiaTheme="minorHAnsi" w:hAnsi="Trebuchet MS" w:cs="HelveticaNeue"/>
              <w:sz w:val="20"/>
              <w:szCs w:val="20"/>
              <w:lang w:eastAsia="en-US"/>
            </w:rPr>
          </w:rPrChange>
        </w:rPr>
        <w:t xml:space="preserve"> </w:t>
      </w:r>
      <w:r w:rsidRPr="00705B17">
        <w:rPr>
          <w:rFonts w:ascii="Trebuchet MS" w:eastAsiaTheme="minorHAnsi" w:hAnsi="Trebuchet MS" w:cs="HelveticaNeue"/>
          <w:color w:val="FF0000"/>
          <w:sz w:val="20"/>
          <w:szCs w:val="20"/>
          <w:lang w:eastAsia="en-US"/>
          <w:rPrChange w:id="88" w:author="admin" w:date="2020-12-15T11:28:00Z">
            <w:rPr>
              <w:rFonts w:ascii="Trebuchet MS" w:eastAsiaTheme="minorHAnsi" w:hAnsi="Trebuchet MS" w:cs="HelveticaNeue"/>
              <w:sz w:val="20"/>
              <w:szCs w:val="20"/>
              <w:lang w:eastAsia="en-US"/>
            </w:rPr>
          </w:rPrChange>
        </w:rPr>
        <w:t>International</w:t>
      </w:r>
      <w:r w:rsidR="008733B4" w:rsidRPr="00705B17">
        <w:rPr>
          <w:rFonts w:ascii="Trebuchet MS" w:eastAsiaTheme="minorHAnsi" w:hAnsi="Trebuchet MS" w:cs="HelveticaNeue"/>
          <w:color w:val="FF0000"/>
          <w:sz w:val="20"/>
          <w:szCs w:val="20"/>
          <w:lang w:eastAsia="en-US"/>
          <w:rPrChange w:id="89" w:author="admin" w:date="2020-12-15T11:28:00Z">
            <w:rPr>
              <w:rFonts w:ascii="Trebuchet MS" w:eastAsiaTheme="minorHAnsi" w:hAnsi="Trebuchet MS" w:cs="HelveticaNeue"/>
              <w:sz w:val="20"/>
              <w:szCs w:val="20"/>
              <w:lang w:eastAsia="en-US"/>
            </w:rPr>
          </w:rPrChange>
        </w:rPr>
        <w:t xml:space="preserve"> de Technologie Tunisie</w:t>
      </w:r>
      <w:r w:rsidR="00000A8F" w:rsidRPr="00705B17">
        <w:rPr>
          <w:rFonts w:ascii="Trebuchet MS" w:eastAsiaTheme="minorHAnsi" w:hAnsi="Trebuchet MS" w:cs="HelveticaNeue"/>
          <w:color w:val="FF0000"/>
          <w:sz w:val="20"/>
          <w:szCs w:val="20"/>
          <w:lang w:eastAsia="en-US"/>
          <w:rPrChange w:id="90" w:author="admin" w:date="2020-12-15T11:28:00Z">
            <w:rPr>
              <w:rFonts w:ascii="Trebuchet MS" w:eastAsiaTheme="minorHAnsi" w:hAnsi="Trebuchet MS" w:cs="HelveticaNeue"/>
              <w:sz w:val="20"/>
              <w:szCs w:val="20"/>
              <w:lang w:eastAsia="en-US"/>
            </w:rPr>
          </w:rPrChange>
        </w:rPr>
        <w:t xml:space="preserve"> (IIT)</w:t>
      </w:r>
    </w:p>
    <w:p w:rsidR="000B3E26" w:rsidRDefault="002B4F59" w:rsidP="00DC63F3">
      <w:pPr>
        <w:pStyle w:val="Paragraphedeliste"/>
        <w:autoSpaceDE w:val="0"/>
        <w:autoSpaceDN w:val="0"/>
        <w:adjustRightInd w:val="0"/>
        <w:spacing w:after="0" w:line="240" w:lineRule="auto"/>
        <w:ind w:left="1571"/>
        <w:rPr>
          <w:rFonts w:ascii="Trebuchet MS" w:eastAsiaTheme="minorHAnsi" w:hAnsi="Trebuchet MS" w:cs="HelveticaNeue"/>
          <w:sz w:val="20"/>
          <w:szCs w:val="20"/>
          <w:lang w:eastAsia="en-US"/>
        </w:rPr>
      </w:pPr>
      <w:r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 : </w:t>
      </w:r>
      <w:hyperlink r:id="rId41" w:history="1">
        <w:r w:rsidR="000B3E26" w:rsidRPr="002D4D69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www.iit.tn</w:t>
        </w:r>
      </w:hyperlink>
    </w:p>
    <w:p w:rsidR="00000A8F" w:rsidRPr="00DC63F3" w:rsidRDefault="00000A8F" w:rsidP="00DC63F3">
      <w:pPr>
        <w:pStyle w:val="Paragraphedeliste"/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DC63F3">
        <w:rPr>
          <w:rFonts w:ascii="Trebuchet MS" w:eastAsiaTheme="minorHAnsi" w:hAnsi="Trebuchet MS" w:cs="HelveticaNeue"/>
          <w:sz w:val="20"/>
          <w:szCs w:val="20"/>
          <w:lang w:eastAsia="en-US"/>
        </w:rPr>
        <w:t>IPSAS: Institut polytechnique des sciences avancées</w:t>
      </w:r>
    </w:p>
    <w:p w:rsidR="000B3E26" w:rsidRDefault="002B4F59" w:rsidP="00DC63F3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rebuchet MS" w:eastAsiaTheme="minorHAnsi" w:hAnsi="Trebuchet MS" w:cs="HelveticaNeue"/>
          <w:sz w:val="20"/>
          <w:szCs w:val="20"/>
          <w:lang w:val="en-US" w:eastAsia="en-US"/>
        </w:rPr>
      </w:pPr>
      <w:r w:rsidRPr="00DC63F3">
        <w:rPr>
          <w:rFonts w:ascii="Trebuchet MS" w:eastAsiaTheme="minorHAnsi" w:hAnsi="Trebuchet MS" w:cs="HelveticaNeue"/>
          <w:sz w:val="20"/>
          <w:szCs w:val="20"/>
          <w:lang w:val="en-US" w:eastAsia="en-US"/>
        </w:rPr>
        <w:t xml:space="preserve">Site </w:t>
      </w:r>
      <w:r w:rsidR="000B3E26" w:rsidRPr="002B4F59">
        <w:rPr>
          <w:rFonts w:ascii="Trebuchet MS" w:eastAsiaTheme="minorHAnsi" w:hAnsi="Trebuchet MS" w:cs="HelveticaNeue"/>
          <w:sz w:val="20"/>
          <w:szCs w:val="20"/>
          <w:lang w:val="en-US" w:eastAsia="en-US"/>
        </w:rPr>
        <w:t>web:</w:t>
      </w:r>
      <w:r w:rsidRPr="00DC63F3">
        <w:rPr>
          <w:lang w:val="en-US"/>
        </w:rPr>
        <w:t xml:space="preserve"> </w:t>
      </w:r>
      <w:hyperlink r:id="rId42" w:history="1">
        <w:r w:rsidR="000B3E26" w:rsidRPr="002D4D69">
          <w:rPr>
            <w:rStyle w:val="Lienhypertexte"/>
            <w:lang w:val="en-US"/>
          </w:rPr>
          <w:t>www.</w:t>
        </w:r>
        <w:r w:rsidR="000B3E26" w:rsidRPr="00DC63F3">
          <w:rPr>
            <w:rStyle w:val="Lienhypertexte"/>
            <w:lang w:val="en-US"/>
          </w:rPr>
          <w:t>ipsas-ens.net</w:t>
        </w:r>
      </w:hyperlink>
    </w:p>
    <w:p w:rsidR="00042195" w:rsidRPr="00DC63F3" w:rsidRDefault="00042195" w:rsidP="00DC63F3">
      <w:pPr>
        <w:pStyle w:val="Paragraphedeliste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1134" w:firstLine="0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DC63F3">
        <w:rPr>
          <w:rFonts w:ascii="Trebuchet MS" w:eastAsiaTheme="minorHAnsi" w:hAnsi="Trebuchet MS" w:cs="HelveticaNeue"/>
          <w:sz w:val="20"/>
          <w:szCs w:val="20"/>
          <w:lang w:eastAsia="en-US"/>
        </w:rPr>
        <w:t>CEM: centre d'</w:t>
      </w:r>
      <w:r w:rsidR="003031AC" w:rsidRPr="00237E5C">
        <w:rPr>
          <w:rFonts w:ascii="Trebuchet MS" w:eastAsiaTheme="minorHAnsi" w:hAnsi="Trebuchet MS" w:cs="HelveticaNeue"/>
          <w:sz w:val="20"/>
          <w:szCs w:val="20"/>
          <w:lang w:eastAsia="en-US"/>
        </w:rPr>
        <w:t>études</w:t>
      </w:r>
      <w:r w:rsidRPr="00DC63F3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et des </w:t>
      </w:r>
      <w:r w:rsidR="003031AC" w:rsidRPr="00237E5C">
        <w:rPr>
          <w:rFonts w:ascii="Trebuchet MS" w:eastAsiaTheme="minorHAnsi" w:hAnsi="Trebuchet MS" w:cs="HelveticaNeue"/>
          <w:sz w:val="20"/>
          <w:szCs w:val="20"/>
          <w:lang w:eastAsia="en-US"/>
        </w:rPr>
        <w:t>métiers</w:t>
      </w:r>
      <w:r w:rsidRPr="00DC63F3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sa Tchad</w:t>
      </w:r>
    </w:p>
    <w:p w:rsidR="00042195" w:rsidRPr="00DC63F3" w:rsidRDefault="00042195" w:rsidP="00DC63F3">
      <w:pPr>
        <w:autoSpaceDE w:val="0"/>
        <w:autoSpaceDN w:val="0"/>
        <w:adjustRightInd w:val="0"/>
        <w:spacing w:after="0" w:line="240" w:lineRule="auto"/>
        <w:rPr>
          <w:rFonts w:ascii="Trebuchet MS" w:eastAsiaTheme="minorHAnsi" w:hAnsi="Trebuchet MS" w:cs="HelveticaNeue"/>
          <w:sz w:val="20"/>
          <w:szCs w:val="20"/>
          <w:lang w:eastAsia="en-US"/>
        </w:rPr>
      </w:pPr>
    </w:p>
    <w:p w:rsidR="003B3C13" w:rsidRPr="00DB5BAB" w:rsidRDefault="003B3C13" w:rsidP="00DB5BAB">
      <w:pPr>
        <w:autoSpaceDE w:val="0"/>
        <w:autoSpaceDN w:val="0"/>
        <w:adjustRightInd w:val="0"/>
        <w:spacing w:before="120" w:after="120" w:line="240" w:lineRule="auto"/>
        <w:ind w:left="567"/>
        <w:rPr>
          <w:rFonts w:ascii="Trebuchet MS" w:eastAsiaTheme="minorHAnsi" w:hAnsi="Trebuchet MS" w:cs="HelveticaNeue-Bold"/>
          <w:b/>
          <w:bCs/>
          <w:sz w:val="24"/>
          <w:szCs w:val="24"/>
          <w:lang w:eastAsia="en-US"/>
        </w:rPr>
      </w:pPr>
      <w:r w:rsidRPr="00DB5BAB">
        <w:rPr>
          <w:rFonts w:ascii="Trebuchet MS" w:eastAsiaTheme="minorHAnsi" w:hAnsi="Trebuchet MS" w:cs="HelveticaNeue-Bold"/>
          <w:b/>
          <w:bCs/>
          <w:sz w:val="24"/>
          <w:szCs w:val="24"/>
          <w:lang w:eastAsia="en-US"/>
        </w:rPr>
        <w:t>4- AVEC LES CENTRES HOSPITALIERS</w:t>
      </w:r>
    </w:p>
    <w:p w:rsidR="003B3C13" w:rsidRPr="00827819" w:rsidRDefault="003B3C13" w:rsidP="00827819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lang w:eastAsia="en-US"/>
        </w:rPr>
      </w:pPr>
      <w:r w:rsidRPr="00827819">
        <w:rPr>
          <w:rFonts w:ascii="Trebuchet MS" w:eastAsiaTheme="minorHAnsi" w:hAnsi="Trebuchet MS" w:cs="HelveticaNeue-Bold"/>
          <w:b/>
          <w:bCs/>
          <w:lang w:eastAsia="en-US"/>
        </w:rPr>
        <w:t xml:space="preserve">• </w:t>
      </w: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91" w:author="admin" w:date="2020-12-15T11:29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Le Centre Hospitalier d’Annonay (France)</w:t>
      </w:r>
    </w:p>
    <w:p w:rsidR="003B3C13" w:rsidRPr="00DC63F3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DC63F3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hyperlink r:id="rId43" w:history="1">
        <w:r w:rsidR="00F45523" w:rsidRPr="00DC63F3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www.ch-ardeche-nord.fr</w:t>
        </w:r>
      </w:hyperlink>
    </w:p>
    <w:p w:rsidR="003B3C13" w:rsidRPr="00724C1F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en 08 Janvier</w:t>
      </w:r>
      <w:r w:rsidR="003924A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2013 d’une durée de 5 ans, renouvelable par tacite</w:t>
      </w:r>
      <w:r w:rsidR="003924A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reconduction.</w:t>
      </w:r>
    </w:p>
    <w:p w:rsidR="003B3C13" w:rsidRPr="00724C1F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 xml:space="preserve">- Point focal :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Dr KENMOGNE-KAMDEM François</w:t>
      </w:r>
    </w:p>
    <w:p w:rsidR="003B3C13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val="de-AT"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val="de-AT" w:eastAsia="en-US"/>
        </w:rPr>
        <w:t>-</w:t>
      </w:r>
      <w:proofErr w:type="spellStart"/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val="de-AT" w:eastAsia="en-US"/>
        </w:rPr>
        <w:t>E-mail</w:t>
      </w:r>
      <w:proofErr w:type="spellEnd"/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val="de-AT"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val="de-AT" w:eastAsia="en-US"/>
        </w:rPr>
        <w:t xml:space="preserve">: </w:t>
      </w:r>
      <w:hyperlink r:id="rId44" w:history="1">
        <w:r w:rsidR="00F45523" w:rsidRPr="008C760D">
          <w:rPr>
            <w:rStyle w:val="Lienhypertexte"/>
            <w:rFonts w:ascii="Trebuchet MS" w:eastAsiaTheme="minorHAnsi" w:hAnsi="Trebuchet MS" w:cs="HelveticaNeue"/>
            <w:sz w:val="20"/>
            <w:szCs w:val="20"/>
            <w:lang w:val="de-AT" w:eastAsia="en-US"/>
          </w:rPr>
          <w:t>Francois.KENMOGNE-KAMDEM@ch-arras.fr</w:t>
        </w:r>
      </w:hyperlink>
    </w:p>
    <w:p w:rsidR="003B3C13" w:rsidRPr="00724C1F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Les domaines de la coopération :</w:t>
      </w:r>
    </w:p>
    <w:p w:rsidR="003B3C13" w:rsidRPr="00724C1F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Avec la Faculté des Sciences et de la Sante (FSS) et</w:t>
      </w:r>
      <w:r w:rsidR="003924A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la Faculté des Sciences et de Technologie (FST)</w:t>
      </w:r>
    </w:p>
    <w:p w:rsidR="003B3C13" w:rsidRPr="00724C1F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Stage Académique Médecine, Pharmacie, Génie Biomédicale</w:t>
      </w:r>
    </w:p>
    <w:p w:rsidR="003B3C13" w:rsidRPr="00705B17" w:rsidRDefault="003B3C13" w:rsidP="00827819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92" w:author="admin" w:date="2020-12-15T11:29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93" w:author="admin" w:date="2020-12-15T11:29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• Le Centre Hospitalier d’Arras (France)</w:t>
      </w:r>
    </w:p>
    <w:p w:rsidR="003B3C13" w:rsidRPr="00DC63F3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DC63F3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hyperlink r:id="rId45" w:history="1">
        <w:r w:rsidR="00630BFB" w:rsidRPr="00DC63F3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www.ch-arras.fr</w:t>
        </w:r>
      </w:hyperlink>
    </w:p>
    <w:p w:rsidR="003B3C13" w:rsidRPr="00724C1F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en 03 Juillet</w:t>
      </w:r>
      <w:r w:rsidR="003924A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2013 d’une durée de 1 an par tacite reconduction.</w:t>
      </w:r>
    </w:p>
    <w:p w:rsidR="003B3C13" w:rsidRPr="00724C1F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 xml:space="preserve">- Point focal :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Dr KENMOGNE-KAMDEM François</w:t>
      </w:r>
    </w:p>
    <w:p w:rsidR="003B3C13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val="de-AT"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val="de-AT" w:eastAsia="en-US"/>
        </w:rPr>
        <w:t xml:space="preserve">- E- mail : </w:t>
      </w:r>
      <w:hyperlink r:id="rId46" w:history="1">
        <w:r w:rsidR="00630BFB" w:rsidRPr="008C760D">
          <w:rPr>
            <w:rStyle w:val="Lienhypertexte"/>
            <w:rFonts w:ascii="Trebuchet MS" w:eastAsiaTheme="minorHAnsi" w:hAnsi="Trebuchet MS" w:cs="HelveticaNeue"/>
            <w:sz w:val="20"/>
            <w:szCs w:val="20"/>
            <w:lang w:val="de-AT" w:eastAsia="en-US"/>
          </w:rPr>
          <w:t>Francois.KENMOGNE-KAMDEM@ch-arras.fr</w:t>
        </w:r>
      </w:hyperlink>
    </w:p>
    <w:p w:rsidR="003B3C13" w:rsidRPr="00724C1F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Les domaines de la coopération :</w:t>
      </w:r>
    </w:p>
    <w:p w:rsidR="003B3C13" w:rsidRPr="00724C1F" w:rsidRDefault="003B3C13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Avec la Faculté des Sciences et de la Sante (FSS)</w:t>
      </w:r>
    </w:p>
    <w:p w:rsidR="0077570A" w:rsidRPr="00724C1F" w:rsidRDefault="003B3C13" w:rsidP="00827819">
      <w:pPr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Accueil des médecins sortis de l'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UdM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pour le stage</w:t>
      </w:r>
      <w:r w:rsidR="003924A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="0077570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en neurologie.</w:t>
      </w:r>
    </w:p>
    <w:p w:rsidR="0077570A" w:rsidRPr="00705B17" w:rsidRDefault="0077570A" w:rsidP="00527F7F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94" w:author="admin" w:date="2020-12-15T11:29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95" w:author="admin" w:date="2020-12-15T11:29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• Le Centre Hospitalier de Douai (France)</w:t>
      </w:r>
    </w:p>
    <w:p w:rsidR="0077570A" w:rsidRPr="00DC63F3" w:rsidRDefault="0077570A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DC63F3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hyperlink r:id="rId47" w:history="1">
        <w:r w:rsidR="00630BFB" w:rsidRPr="00DC63F3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www.ch-douai.fr</w:t>
        </w:r>
      </w:hyperlink>
    </w:p>
    <w:p w:rsidR="0077570A" w:rsidRPr="00724C1F" w:rsidRDefault="0077570A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en 03 Juillet</w:t>
      </w:r>
    </w:p>
    <w:p w:rsidR="0077570A" w:rsidRPr="00724C1F" w:rsidRDefault="0077570A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lastRenderedPageBreak/>
        <w:t>2013 d’une durée de 1 an par tacite reconduction.</w:t>
      </w:r>
    </w:p>
    <w:p w:rsidR="0077570A" w:rsidRPr="00724C1F" w:rsidRDefault="0077570A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 xml:space="preserve">- Point focal :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Dr KENMOGNE-KAMDEM 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Francois</w:t>
      </w:r>
      <w:proofErr w:type="spellEnd"/>
    </w:p>
    <w:p w:rsidR="0077570A" w:rsidRPr="00EC78BD" w:rsidRDefault="0077570A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val="de-AT" w:eastAsia="en-US"/>
        </w:rPr>
      </w:pPr>
      <w:r w:rsidRPr="00EC78BD">
        <w:rPr>
          <w:rFonts w:ascii="Trebuchet MS" w:eastAsiaTheme="minorHAnsi" w:hAnsi="Trebuchet MS" w:cs="HelveticaNeue-Bold"/>
          <w:b/>
          <w:bCs/>
          <w:sz w:val="20"/>
          <w:szCs w:val="20"/>
          <w:lang w:val="de-AT" w:eastAsia="en-US"/>
        </w:rPr>
        <w:t xml:space="preserve">- </w:t>
      </w:r>
      <w:proofErr w:type="spellStart"/>
      <w:r w:rsidRPr="00EC78BD">
        <w:rPr>
          <w:rFonts w:ascii="Trebuchet MS" w:eastAsiaTheme="minorHAnsi" w:hAnsi="Trebuchet MS" w:cs="HelveticaNeue-Bold"/>
          <w:b/>
          <w:bCs/>
          <w:sz w:val="20"/>
          <w:szCs w:val="20"/>
          <w:lang w:val="de-AT" w:eastAsia="en-US"/>
        </w:rPr>
        <w:t>E-mail</w:t>
      </w:r>
      <w:proofErr w:type="spellEnd"/>
      <w:r w:rsidRPr="00EC78BD">
        <w:rPr>
          <w:rFonts w:ascii="Trebuchet MS" w:eastAsiaTheme="minorHAnsi" w:hAnsi="Trebuchet MS" w:cs="HelveticaNeue-Bold"/>
          <w:b/>
          <w:bCs/>
          <w:sz w:val="20"/>
          <w:szCs w:val="20"/>
          <w:lang w:val="de-AT" w:eastAsia="en-US"/>
        </w:rPr>
        <w:t xml:space="preserve"> : </w:t>
      </w:r>
      <w:hyperlink r:id="rId48" w:history="1">
        <w:r w:rsidR="00630BFB" w:rsidRPr="00EC78BD">
          <w:rPr>
            <w:rStyle w:val="Lienhypertexte"/>
            <w:rFonts w:ascii="Trebuchet MS" w:eastAsiaTheme="minorHAnsi" w:hAnsi="Trebuchet MS" w:cs="HelveticaNeue"/>
            <w:sz w:val="20"/>
            <w:szCs w:val="20"/>
            <w:lang w:val="de-AT" w:eastAsia="en-US"/>
          </w:rPr>
          <w:t>Francois.KENMOGNE-KAMDEM@ch-arras.fr</w:t>
        </w:r>
      </w:hyperlink>
    </w:p>
    <w:p w:rsidR="0077570A" w:rsidRPr="00724C1F" w:rsidRDefault="0077570A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Les domaines de la coopération :</w:t>
      </w:r>
    </w:p>
    <w:p w:rsidR="0077570A" w:rsidRPr="00724C1F" w:rsidRDefault="0077570A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Avec la Faculté des Sciences et de la Sante (FSS)</w:t>
      </w:r>
    </w:p>
    <w:p w:rsidR="0077570A" w:rsidRPr="00724C1F" w:rsidRDefault="0077570A" w:rsidP="00827819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Accueil des médecins sortis de l'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UdM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pour le stage</w:t>
      </w:r>
      <w:r w:rsidR="003924A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en neurologie.</w:t>
      </w:r>
    </w:p>
    <w:p w:rsidR="0077570A" w:rsidRPr="00724C1F" w:rsidRDefault="0077570A" w:rsidP="00827819">
      <w:pPr>
        <w:autoSpaceDE w:val="0"/>
        <w:autoSpaceDN w:val="0"/>
        <w:adjustRightInd w:val="0"/>
        <w:spacing w:after="0" w:line="240" w:lineRule="auto"/>
        <w:ind w:left="567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L’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UdM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est Membre de :</w:t>
      </w:r>
    </w:p>
    <w:p w:rsidR="0077570A" w:rsidRPr="000D7848" w:rsidRDefault="0077570A" w:rsidP="00827819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lang w:eastAsia="en-US"/>
        </w:rPr>
      </w:pPr>
      <w:r w:rsidRPr="000D7848">
        <w:rPr>
          <w:rFonts w:ascii="Trebuchet MS" w:eastAsiaTheme="minorHAnsi" w:hAnsi="Trebuchet MS" w:cs="HelveticaNeue-Bold"/>
          <w:b/>
          <w:bCs/>
          <w:lang w:eastAsia="en-US"/>
        </w:rPr>
        <w:t xml:space="preserve">- L’OHCEA (One </w:t>
      </w:r>
      <w:proofErr w:type="spellStart"/>
      <w:r w:rsidRPr="000D7848">
        <w:rPr>
          <w:rFonts w:ascii="Trebuchet MS" w:eastAsiaTheme="minorHAnsi" w:hAnsi="Trebuchet MS" w:cs="HelveticaNeue-Bold"/>
          <w:b/>
          <w:bCs/>
          <w:lang w:eastAsia="en-US"/>
        </w:rPr>
        <w:t>Health</w:t>
      </w:r>
      <w:proofErr w:type="spellEnd"/>
      <w:r w:rsidRPr="000D7848">
        <w:rPr>
          <w:rFonts w:ascii="Trebuchet MS" w:eastAsiaTheme="minorHAnsi" w:hAnsi="Trebuchet MS" w:cs="HelveticaNeue-Bold"/>
          <w:b/>
          <w:bCs/>
          <w:lang w:eastAsia="en-US"/>
        </w:rPr>
        <w:t xml:space="preserve"> Central and </w:t>
      </w:r>
      <w:proofErr w:type="spellStart"/>
      <w:r w:rsidRPr="000D7848">
        <w:rPr>
          <w:rFonts w:ascii="Trebuchet MS" w:eastAsiaTheme="minorHAnsi" w:hAnsi="Trebuchet MS" w:cs="HelveticaNeue-Bold"/>
          <w:b/>
          <w:bCs/>
          <w:lang w:eastAsia="en-US"/>
        </w:rPr>
        <w:t>Eastern</w:t>
      </w:r>
      <w:proofErr w:type="spellEnd"/>
      <w:r w:rsidRPr="000D7848">
        <w:rPr>
          <w:rFonts w:ascii="Trebuchet MS" w:eastAsiaTheme="minorHAnsi" w:hAnsi="Trebuchet MS" w:cs="HelveticaNeue-Bold"/>
          <w:b/>
          <w:bCs/>
          <w:lang w:eastAsia="en-US"/>
        </w:rPr>
        <w:t xml:space="preserve"> </w:t>
      </w:r>
      <w:proofErr w:type="spellStart"/>
      <w:r w:rsidRPr="000D7848">
        <w:rPr>
          <w:rFonts w:ascii="Trebuchet MS" w:eastAsiaTheme="minorHAnsi" w:hAnsi="Trebuchet MS" w:cs="HelveticaNeue-Bold"/>
          <w:b/>
          <w:bCs/>
          <w:lang w:eastAsia="en-US"/>
        </w:rPr>
        <w:t>Africa</w:t>
      </w:r>
      <w:proofErr w:type="spellEnd"/>
      <w:r w:rsidRPr="000D7848">
        <w:rPr>
          <w:rFonts w:ascii="Trebuchet MS" w:eastAsiaTheme="minorHAnsi" w:hAnsi="Trebuchet MS" w:cs="HelveticaNeue-Bold"/>
          <w:b/>
          <w:bCs/>
          <w:lang w:eastAsia="en-US"/>
        </w:rPr>
        <w:t>)</w:t>
      </w:r>
      <w:r w:rsidR="003924AC" w:rsidRPr="000D7848">
        <w:rPr>
          <w:rFonts w:ascii="Trebuchet MS" w:eastAsiaTheme="minorHAnsi" w:hAnsi="Trebuchet MS" w:cs="HelveticaNeue-Bold"/>
          <w:b/>
          <w:bCs/>
          <w:lang w:eastAsia="en-US"/>
        </w:rPr>
        <w:t xml:space="preserve">, </w:t>
      </w:r>
      <w:r w:rsidRPr="00DC63F3">
        <w:rPr>
          <w:rFonts w:ascii="Trebuchet MS" w:eastAsiaTheme="minorHAnsi" w:hAnsi="Trebuchet MS" w:cs="HelveticaNeue-Bold"/>
          <w:bCs/>
          <w:lang w:eastAsia="en-US"/>
        </w:rPr>
        <w:t>depuis Juillet 2015</w:t>
      </w:r>
    </w:p>
    <w:p w:rsidR="0077570A" w:rsidRPr="00724C1F" w:rsidRDefault="0077570A" w:rsidP="00DC63F3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827819">
        <w:rPr>
          <w:rFonts w:ascii="Trebuchet MS" w:eastAsiaTheme="minorHAnsi" w:hAnsi="Trebuchet MS" w:cs="HelveticaNeue-Bold"/>
          <w:b/>
          <w:bCs/>
          <w:lang w:eastAsia="en-US"/>
        </w:rPr>
        <w:t>- L’AUF (Agence Universitaire de la Francophonie)</w:t>
      </w:r>
      <w:r w:rsidR="00F45577">
        <w:rPr>
          <w:rFonts w:ascii="Trebuchet MS" w:eastAsiaTheme="minorHAnsi" w:hAnsi="Trebuchet MS" w:cs="HelveticaNeue-Bold"/>
          <w:b/>
          <w:bCs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Depuis Janvier 2015</w:t>
      </w:r>
    </w:p>
    <w:p w:rsidR="0077570A" w:rsidRPr="00DB5BAB" w:rsidRDefault="0077570A" w:rsidP="00DB5BAB">
      <w:pPr>
        <w:autoSpaceDE w:val="0"/>
        <w:autoSpaceDN w:val="0"/>
        <w:adjustRightInd w:val="0"/>
        <w:spacing w:before="120" w:after="120" w:line="240" w:lineRule="auto"/>
        <w:ind w:left="567"/>
        <w:rPr>
          <w:rFonts w:ascii="Trebuchet MS" w:eastAsiaTheme="minorHAnsi" w:hAnsi="Trebuchet MS" w:cs="HelveticaNeue-Bold"/>
          <w:b/>
          <w:bCs/>
          <w:sz w:val="24"/>
          <w:szCs w:val="24"/>
          <w:lang w:eastAsia="en-US"/>
        </w:rPr>
      </w:pPr>
      <w:r w:rsidRPr="00DB5BAB">
        <w:rPr>
          <w:rFonts w:ascii="Trebuchet MS" w:eastAsiaTheme="minorHAnsi" w:hAnsi="Trebuchet MS" w:cs="HelveticaNeue-Bold"/>
          <w:b/>
          <w:bCs/>
          <w:sz w:val="24"/>
          <w:szCs w:val="24"/>
          <w:lang w:eastAsia="en-US"/>
        </w:rPr>
        <w:t>5- AU CAMEROUN</w:t>
      </w:r>
    </w:p>
    <w:p w:rsidR="0077570A" w:rsidRPr="00724C1F" w:rsidRDefault="0077570A" w:rsidP="00FE34D8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Faculté des Sciences de l’Université Y1 ;</w:t>
      </w:r>
    </w:p>
    <w:p w:rsidR="0077570A" w:rsidRPr="00724C1F" w:rsidRDefault="0077570A" w:rsidP="00FE34D8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Faculté de Médecine et des Sciences Biomédicales</w:t>
      </w:r>
      <w:r w:rsidR="003924A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de l’Université Y1 ;</w:t>
      </w:r>
    </w:p>
    <w:p w:rsidR="0077570A" w:rsidRPr="00724C1F" w:rsidRDefault="0077570A" w:rsidP="00FE34D8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Faculté des Sciences de l’Université de Dschang ;</w:t>
      </w:r>
    </w:p>
    <w:p w:rsidR="003924AC" w:rsidRPr="00724C1F" w:rsidRDefault="0077570A" w:rsidP="00FE34D8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F</w:t>
      </w:r>
      <w:r w:rsidR="00FE34D8">
        <w:rPr>
          <w:rFonts w:ascii="Trebuchet MS" w:eastAsiaTheme="minorHAnsi" w:hAnsi="Trebuchet MS" w:cs="HelveticaNeue"/>
          <w:sz w:val="20"/>
          <w:szCs w:val="20"/>
          <w:lang w:eastAsia="en-US"/>
        </w:rPr>
        <w:t>ASA de l’Université de Dschang.</w:t>
      </w:r>
    </w:p>
    <w:p w:rsidR="003B3C13" w:rsidRPr="00724C1F" w:rsidRDefault="0077570A" w:rsidP="00FE34D8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Au Cameroun également, l’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UdM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a signé des accords</w:t>
      </w:r>
      <w:r w:rsidR="003924A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de</w:t>
      </w:r>
      <w:r w:rsidR="003924A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partenariat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avec les Sociétés parapubliques</w:t>
      </w:r>
    </w:p>
    <w:p w:rsidR="00DD63D6" w:rsidRPr="00724C1F" w:rsidRDefault="00DD63D6" w:rsidP="00FE34D8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Camerounaises.</w:t>
      </w:r>
    </w:p>
    <w:p w:rsidR="00DD63D6" w:rsidRPr="00FE34D8" w:rsidRDefault="00DD63D6" w:rsidP="00FE34D8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lang w:eastAsia="en-US"/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96" w:author="admin" w:date="2020-12-15T11:29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 xml:space="preserve">• LANAVET (LABORATOIRE NATIONAL </w:t>
      </w:r>
      <w:r w:rsidR="00474A78"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97" w:author="admin" w:date="2020-12-15T11:29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Vétérinaire</w:t>
      </w: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98" w:author="admin" w:date="2020-12-15T11:29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)</w:t>
      </w:r>
    </w:p>
    <w:p w:rsidR="00DD63D6" w:rsidRDefault="00DD63D6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hyperlink r:id="rId49" w:history="1">
        <w:r w:rsidR="00630BFB" w:rsidRPr="008C760D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www.lanavet.com</w:t>
        </w:r>
      </w:hyperlink>
    </w:p>
    <w:p w:rsidR="00DD63D6" w:rsidRPr="00724C1F" w:rsidRDefault="00DD63D6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le 11 Avril 2015</w:t>
      </w:r>
      <w:r w:rsidR="00474A7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d’une durée de 5 ans renouvelable par tacite reconduction.</w:t>
      </w:r>
    </w:p>
    <w:p w:rsidR="00DD63D6" w:rsidRPr="00724C1F" w:rsidRDefault="00DD63D6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Convention de Partenariat avec L’Institut des</w:t>
      </w:r>
      <w:r w:rsidR="00474A7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Sciences de la Santé, Filière Médecine Vétérinaire</w:t>
      </w:r>
    </w:p>
    <w:p w:rsidR="00DD63D6" w:rsidRPr="00724C1F" w:rsidRDefault="00DD63D6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Les domaines de la coopération :</w:t>
      </w:r>
    </w:p>
    <w:p w:rsidR="00DD63D6" w:rsidRPr="00724C1F" w:rsidRDefault="00DD63D6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Echanges de professionnels ;</w:t>
      </w:r>
    </w:p>
    <w:p w:rsidR="00DD63D6" w:rsidRPr="00724C1F" w:rsidRDefault="00DD63D6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Offre de moyen logistique ;</w:t>
      </w:r>
    </w:p>
    <w:p w:rsidR="00DD63D6" w:rsidRPr="00724C1F" w:rsidRDefault="00DD63D6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Admission des enseignants et étudiants dans leur</w:t>
      </w:r>
      <w:r w:rsidR="00474A78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laboratoire.</w:t>
      </w:r>
    </w:p>
    <w:p w:rsidR="00DD63D6" w:rsidRPr="00705B17" w:rsidRDefault="00DD63D6" w:rsidP="00FE34D8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99" w:author="admin" w:date="2020-12-15T11:29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00" w:author="admin" w:date="2020-12-15T11:29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• IMPM (Institut de Recherches Médicales et</w:t>
      </w:r>
      <w:r w:rsidR="00206447"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01" w:author="admin" w:date="2020-12-15T11:29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 xml:space="preserve"> </w:t>
      </w: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02" w:author="admin" w:date="2020-12-15T11:29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d'Etudes des Plantes Médicinales)</w:t>
      </w:r>
    </w:p>
    <w:p w:rsidR="00DD63D6" w:rsidRPr="00DC63F3" w:rsidRDefault="00DD63D6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DC63F3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hyperlink r:id="rId50" w:history="1">
        <w:r w:rsidR="00630BFB" w:rsidRPr="00DC63F3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www.impm-cameroun.org</w:t>
        </w:r>
      </w:hyperlink>
    </w:p>
    <w:p w:rsidR="00DD63D6" w:rsidRPr="00724C1F" w:rsidRDefault="00DD63D6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le 16 décembre</w:t>
      </w:r>
      <w:r w:rsidR="00206447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2016 d’une durée de 5 ans, renouvelable par tacite</w:t>
      </w:r>
      <w:r w:rsidR="00206447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reconduction.</w:t>
      </w:r>
    </w:p>
    <w:p w:rsidR="00DD63D6" w:rsidRPr="00724C1F" w:rsidRDefault="00DD63D6" w:rsidP="00FE34D8">
      <w:pPr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Convention de Partenariat avec L’Institut des</w:t>
      </w:r>
      <w:r w:rsidR="00206447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Sciences de la Santé, Filière Pharmacie.</w:t>
      </w:r>
    </w:p>
    <w:p w:rsidR="00DD63D6" w:rsidRPr="00724C1F" w:rsidRDefault="00DD63D6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Les domaines de la coopération :</w:t>
      </w:r>
    </w:p>
    <w:p w:rsidR="00DD63D6" w:rsidRPr="00724C1F" w:rsidRDefault="00DD63D6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Perfectionner la formation scientifique et technique</w:t>
      </w:r>
      <w:r w:rsidR="00206447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des étudiants de Pharmacie.</w:t>
      </w:r>
    </w:p>
    <w:p w:rsidR="00DD63D6" w:rsidRPr="00705B17" w:rsidRDefault="00DD63D6" w:rsidP="00FE34D8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03" w:author="admin" w:date="2020-12-15T11:29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04" w:author="admin" w:date="2020-12-15T11:29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• LANACOME: (Laboratoire National de Contrôle</w:t>
      </w:r>
      <w:r w:rsidR="00206447"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05" w:author="admin" w:date="2020-12-15T11:29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 xml:space="preserve"> </w:t>
      </w: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06" w:author="admin" w:date="2020-12-15T11:29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qualité des Médicaments et d’expertise)</w:t>
      </w:r>
    </w:p>
    <w:p w:rsidR="00DD63D6" w:rsidRDefault="00DD63D6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hyperlink r:id="rId51" w:history="1">
        <w:r w:rsidR="00630BFB" w:rsidRPr="008C760D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www.lanacome.cm</w:t>
        </w:r>
      </w:hyperlink>
    </w:p>
    <w:p w:rsidR="00DD63D6" w:rsidRPr="00724C1F" w:rsidRDefault="00DD63D6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le 27 décembre</w:t>
      </w:r>
      <w:r w:rsidR="00206447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2016 d’une durée de 2ans, renouvelable par sollicitation</w:t>
      </w:r>
      <w:r w:rsidR="00206447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d’un des parties.</w:t>
      </w:r>
    </w:p>
    <w:p w:rsidR="00DD63D6" w:rsidRPr="00724C1F" w:rsidRDefault="00DD63D6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Convention de Partenariat avec L’Institut des</w:t>
      </w:r>
      <w:r w:rsidR="00206447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Sciences de la Santé, Filière Pharmacie.</w:t>
      </w:r>
    </w:p>
    <w:p w:rsidR="00DD63D6" w:rsidRPr="00724C1F" w:rsidRDefault="00DD63D6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Les domaines de la coopération :</w:t>
      </w:r>
    </w:p>
    <w:p w:rsidR="00DD63D6" w:rsidRPr="00724C1F" w:rsidRDefault="00DD63D6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Facilitation des activités de recherches ;</w:t>
      </w:r>
    </w:p>
    <w:p w:rsidR="00DD63D6" w:rsidRPr="00724C1F" w:rsidRDefault="00DD63D6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Formation continue compatible avec les missions</w:t>
      </w:r>
      <w:r w:rsidR="00206447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des deux institutions.</w:t>
      </w:r>
    </w:p>
    <w:p w:rsidR="00DD63D6" w:rsidRPr="00705B17" w:rsidRDefault="00DD63D6" w:rsidP="00FE34D8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07" w:author="admin" w:date="2020-12-15T11:29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08" w:author="admin" w:date="2020-12-15T11:29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• L’Herbier National</w:t>
      </w:r>
    </w:p>
    <w:p w:rsidR="00DD63D6" w:rsidRPr="00724C1F" w:rsidRDefault="00DD63D6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en cours de finalisation.</w:t>
      </w:r>
    </w:p>
    <w:p w:rsidR="00DD63D6" w:rsidRPr="00724C1F" w:rsidRDefault="00DD63D6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Convention de Partenariat avec L’Institut des</w:t>
      </w:r>
      <w:r w:rsidR="00206447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Sciences de la Santé, Filière Pharmacie.</w:t>
      </w:r>
    </w:p>
    <w:p w:rsidR="00DD63D6" w:rsidRPr="00724C1F" w:rsidRDefault="00DD63D6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Les domaines de la coopération :</w:t>
      </w:r>
    </w:p>
    <w:p w:rsidR="00DD63D6" w:rsidRPr="00724C1F" w:rsidRDefault="00DD63D6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Facilitation des activités de recherches.</w:t>
      </w:r>
    </w:p>
    <w:p w:rsidR="00DD63D6" w:rsidRPr="00724C1F" w:rsidRDefault="00DD63D6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Formation continue compatible avec les missions</w:t>
      </w:r>
      <w:r w:rsidR="00206447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des deux institutions.</w:t>
      </w:r>
    </w:p>
    <w:p w:rsidR="00DD63D6" w:rsidRPr="00DB5BAB" w:rsidRDefault="00DD63D6" w:rsidP="00DB5BAB">
      <w:pPr>
        <w:autoSpaceDE w:val="0"/>
        <w:autoSpaceDN w:val="0"/>
        <w:adjustRightInd w:val="0"/>
        <w:spacing w:before="120" w:after="120" w:line="240" w:lineRule="auto"/>
        <w:ind w:left="567"/>
        <w:rPr>
          <w:rFonts w:ascii="Trebuchet MS" w:eastAsiaTheme="minorHAnsi" w:hAnsi="Trebuchet MS" w:cs="HelveticaNeue-Bold"/>
          <w:b/>
          <w:bCs/>
          <w:sz w:val="24"/>
          <w:szCs w:val="24"/>
          <w:lang w:eastAsia="en-US"/>
        </w:rPr>
      </w:pPr>
      <w:r w:rsidRPr="00DB5BAB">
        <w:rPr>
          <w:rFonts w:ascii="Trebuchet MS" w:eastAsiaTheme="minorHAnsi" w:hAnsi="Trebuchet MS" w:cs="HelveticaNeue-Bold"/>
          <w:b/>
          <w:bCs/>
          <w:sz w:val="24"/>
          <w:szCs w:val="24"/>
          <w:lang w:eastAsia="en-US"/>
        </w:rPr>
        <w:t>6- ASSOCIATIONS CAMEROUNAISES</w:t>
      </w:r>
    </w:p>
    <w:p w:rsidR="00DD63D6" w:rsidRPr="00705B17" w:rsidRDefault="00DD63D6" w:rsidP="00FE34D8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09" w:author="admin" w:date="2020-12-15T11:29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10" w:author="admin" w:date="2020-12-15T11:29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 xml:space="preserve">• La Fondation </w:t>
      </w:r>
      <w:proofErr w:type="spellStart"/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11" w:author="admin" w:date="2020-12-15T11:29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Gacha</w:t>
      </w:r>
      <w:proofErr w:type="spellEnd"/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12" w:author="admin" w:date="2020-12-15T11:29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 xml:space="preserve"> de </w:t>
      </w:r>
      <w:proofErr w:type="spellStart"/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13" w:author="admin" w:date="2020-12-15T11:29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Bangoulap</w:t>
      </w:r>
      <w:proofErr w:type="spellEnd"/>
    </w:p>
    <w:p w:rsidR="00DD63D6" w:rsidRDefault="00DD63D6" w:rsidP="00FE34D8">
      <w:pPr>
        <w:spacing w:after="0" w:line="240" w:lineRule="auto"/>
        <w:ind w:left="1134"/>
        <w:rPr>
          <w:rStyle w:val="Lienhypertexte"/>
          <w:rFonts w:ascii="Trebuchet MS" w:eastAsiaTheme="minorHAnsi" w:hAnsi="Trebuchet MS" w:cs="HelveticaNeue"/>
          <w:color w:val="auto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hyperlink r:id="rId52" w:history="1">
        <w:r w:rsidRPr="00630BFB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www.fondationgacha.org</w:t>
        </w:r>
      </w:hyperlink>
    </w:p>
    <w:p w:rsidR="0099505B" w:rsidRPr="00724C1F" w:rsidRDefault="0099505B" w:rsidP="00F45577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le 10 Février</w:t>
      </w:r>
      <w:r w:rsidR="00206447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2016 d’une durée de 5ans renouvelable par tacite</w:t>
      </w:r>
      <w:r w:rsidR="00206447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reconduction.</w:t>
      </w:r>
    </w:p>
    <w:p w:rsidR="0099505B" w:rsidRPr="00724C1F" w:rsidRDefault="0099505B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Convention de Partenariat avec L’Institut des</w:t>
      </w:r>
      <w:r w:rsidR="00206447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Sciences de la Sante, Filière Vétérinaire.</w:t>
      </w:r>
    </w:p>
    <w:p w:rsidR="0099505B" w:rsidRPr="00724C1F" w:rsidRDefault="0099505B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Domaines de la coopération :</w:t>
      </w:r>
    </w:p>
    <w:p w:rsidR="0099505B" w:rsidRPr="00724C1F" w:rsidRDefault="0099505B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Octroyer un tarif de logement préférentiel ;</w:t>
      </w:r>
    </w:p>
    <w:p w:rsidR="0099505B" w:rsidRPr="00724C1F" w:rsidRDefault="0099505B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Suivre sur le plan médical son cheptel ;</w:t>
      </w:r>
    </w:p>
    <w:p w:rsidR="0099505B" w:rsidRPr="00724C1F" w:rsidRDefault="0099505B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Faire un devis pour travaux divers ;</w:t>
      </w:r>
    </w:p>
    <w:p w:rsidR="0099505B" w:rsidRPr="00724C1F" w:rsidRDefault="0099505B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- Prise en charge sanitaire </w:t>
      </w:r>
      <w:r w:rsidR="00206447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à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titre préférentiel ;</w:t>
      </w:r>
    </w:p>
    <w:p w:rsidR="0099505B" w:rsidRPr="00705B17" w:rsidRDefault="0099505B" w:rsidP="00FE34D8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14" w:author="admin" w:date="2020-12-15T11:29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15" w:author="admin" w:date="2020-12-15T11:29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lastRenderedPageBreak/>
        <w:t xml:space="preserve">• SIAP de </w:t>
      </w:r>
      <w:r w:rsidRPr="00705B17">
        <w:rPr>
          <w:rFonts w:ascii="Trebuchet MS" w:eastAsiaTheme="minorHAnsi" w:hAnsi="Trebuchet MS" w:cs="HelveticaNeue-Bold"/>
          <w:b/>
          <w:bCs/>
          <w:caps/>
          <w:color w:val="FF0000"/>
          <w:lang w:eastAsia="en-US"/>
          <w:rPrChange w:id="116" w:author="admin" w:date="2020-12-15T11:29:00Z">
            <w:rPr>
              <w:rFonts w:ascii="Trebuchet MS" w:eastAsiaTheme="minorHAnsi" w:hAnsi="Trebuchet MS" w:cs="HelveticaNeue-Bold"/>
              <w:b/>
              <w:bCs/>
              <w:caps/>
              <w:lang w:eastAsia="en-US"/>
            </w:rPr>
          </w:rPrChange>
        </w:rPr>
        <w:t>Kafen</w:t>
      </w:r>
    </w:p>
    <w:p w:rsidR="0099505B" w:rsidRPr="00724C1F" w:rsidRDefault="0099505B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le 10 septembre</w:t>
      </w:r>
      <w:r w:rsidR="006E0365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2015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une durée de 5ans renouvelable par</w:t>
      </w:r>
      <w:r w:rsidR="006E0365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tacite reconduction.</w:t>
      </w:r>
    </w:p>
    <w:p w:rsidR="0099505B" w:rsidRPr="00724C1F" w:rsidRDefault="0099505B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Convention de Partenariat avec L’Institut des</w:t>
      </w:r>
      <w:r w:rsidR="006E0365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Sciences de la Santé, Filière Vétérinaire.</w:t>
      </w:r>
    </w:p>
    <w:p w:rsidR="0099505B" w:rsidRPr="00724C1F" w:rsidRDefault="0099505B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Domaines de la coopération :</w:t>
      </w:r>
    </w:p>
    <w:p w:rsidR="0099505B" w:rsidRPr="00724C1F" w:rsidRDefault="0099505B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Offrir les moyens logistiques ;</w:t>
      </w:r>
    </w:p>
    <w:p w:rsidR="0099505B" w:rsidRPr="00724C1F" w:rsidRDefault="0099505B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Admettre dans ses labos es étudiants et les enseignants;</w:t>
      </w:r>
    </w:p>
    <w:p w:rsidR="0099505B" w:rsidRPr="00724C1F" w:rsidRDefault="0099505B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Admettre sur ses sites les étudiants pour les stages</w:t>
      </w:r>
      <w:r w:rsidR="006E0365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académiques ;</w:t>
      </w:r>
    </w:p>
    <w:p w:rsidR="0099505B" w:rsidRPr="00DB5BAB" w:rsidRDefault="0099505B" w:rsidP="00DB5BAB">
      <w:pPr>
        <w:autoSpaceDE w:val="0"/>
        <w:autoSpaceDN w:val="0"/>
        <w:adjustRightInd w:val="0"/>
        <w:spacing w:before="120" w:after="120" w:line="240" w:lineRule="auto"/>
        <w:ind w:left="567"/>
        <w:rPr>
          <w:rFonts w:ascii="Trebuchet MS" w:eastAsiaTheme="minorHAnsi" w:hAnsi="Trebuchet MS" w:cs="HelveticaNeue-Bold"/>
          <w:b/>
          <w:bCs/>
          <w:sz w:val="24"/>
          <w:szCs w:val="24"/>
          <w:lang w:eastAsia="en-US"/>
        </w:rPr>
      </w:pPr>
      <w:r w:rsidRPr="00DB5BAB">
        <w:rPr>
          <w:rFonts w:ascii="Trebuchet MS" w:eastAsiaTheme="minorHAnsi" w:hAnsi="Trebuchet MS" w:cs="HelveticaNeue-Bold"/>
          <w:b/>
          <w:bCs/>
          <w:sz w:val="24"/>
          <w:szCs w:val="24"/>
          <w:lang w:eastAsia="en-US"/>
        </w:rPr>
        <w:t>7- DIASPORA</w:t>
      </w:r>
    </w:p>
    <w:p w:rsidR="0099505B" w:rsidRPr="00724C1F" w:rsidRDefault="0099505B" w:rsidP="00FE34D8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Dès le départ, le projet de l'Université des Montagnes</w:t>
      </w:r>
      <w:r w:rsidR="000E7D6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 été pensé en visant à intégrer la dynamique de la</w:t>
      </w:r>
      <w:r w:rsidR="000E7D6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diaspora camerounaise et de son réseau de relation.</w:t>
      </w:r>
    </w:p>
    <w:p w:rsidR="0099505B" w:rsidRPr="00724C1F" w:rsidRDefault="0099505B" w:rsidP="00FE34D8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Que ce soit en Europe ou en Amérique du Nord, la</w:t>
      </w:r>
      <w:r w:rsidR="000E7D6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plupart du temps, cette diaspora est organisée en associations</w:t>
      </w:r>
      <w:r w:rsidR="000E7D6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qui viennent en aide à l'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UdM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sous plusieurs</w:t>
      </w:r>
      <w:r w:rsidR="000E7D6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formes. Parmi ces associations, nous pouvons</w:t>
      </w:r>
      <w:r w:rsidR="000E7D6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citer :</w:t>
      </w:r>
    </w:p>
    <w:p w:rsidR="0099505B" w:rsidRPr="00705B17" w:rsidRDefault="0099505B" w:rsidP="00DB5BAB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17" w:author="admin" w:date="2020-12-15T11:29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18" w:author="admin" w:date="2020-12-15T11:29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• AGIR ABCD</w:t>
      </w:r>
    </w:p>
    <w:p w:rsidR="0099505B" w:rsidRDefault="0099505B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hyperlink r:id="rId53" w:history="1">
        <w:r w:rsidR="00630BFB" w:rsidRPr="008C760D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www.agirabcd.eu</w:t>
        </w:r>
      </w:hyperlink>
    </w:p>
    <w:p w:rsidR="0099505B" w:rsidRPr="00724C1F" w:rsidRDefault="0099505B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 xml:space="preserve">- Point Focal :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Pr Pierre Carteret</w:t>
      </w:r>
    </w:p>
    <w:p w:rsidR="0099505B" w:rsidRDefault="0099505B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 xml:space="preserve">- E-mail : </w:t>
      </w:r>
      <w:hyperlink r:id="rId54" w:history="1">
        <w:r w:rsidR="00630BFB" w:rsidRPr="008C760D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pcarteret@orange.fr</w:t>
        </w:r>
      </w:hyperlink>
    </w:p>
    <w:p w:rsidR="0099505B" w:rsidRPr="00724C1F" w:rsidRDefault="0099505B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le Mars 2009</w:t>
      </w:r>
      <w:r w:rsidR="000E7D6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d’une durée de 1 an renouvelable par tacite reconduction.</w:t>
      </w:r>
    </w:p>
    <w:p w:rsidR="0099505B" w:rsidRPr="00724C1F" w:rsidRDefault="0099505B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Convention de Partenariat avec AED.</w:t>
      </w:r>
    </w:p>
    <w:p w:rsidR="0099505B" w:rsidRPr="00724C1F" w:rsidRDefault="0099505B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Domaines de coopération :</w:t>
      </w:r>
    </w:p>
    <w:p w:rsidR="0099505B" w:rsidRPr="00724C1F" w:rsidRDefault="0099505B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AGIR S’engage à mettre à la disposition de l’AED</w:t>
      </w:r>
      <w:r w:rsidR="000E7D6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des formateurs ;</w:t>
      </w:r>
    </w:p>
    <w:p w:rsidR="0099505B" w:rsidRPr="00724C1F" w:rsidRDefault="0099505B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L’AED fait appel à la compétence des bénévoles</w:t>
      </w:r>
      <w:r w:rsidR="000E7D6C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pour la formation des étudiants ;</w:t>
      </w:r>
    </w:p>
    <w:p w:rsidR="0099505B" w:rsidRPr="00724C1F" w:rsidRDefault="0099505B" w:rsidP="00FE34D8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Supporte les frais de transport, de visa.</w:t>
      </w:r>
    </w:p>
    <w:p w:rsidR="006B2AAB" w:rsidRPr="00705B17" w:rsidRDefault="006B2AAB" w:rsidP="00145E4F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19" w:author="admin" w:date="2020-12-15T11:30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20" w:author="admin" w:date="2020-12-15T11:30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• Biologie Sans Frontières (BSF)</w:t>
      </w:r>
    </w:p>
    <w:p w:rsidR="006B2AAB" w:rsidRDefault="006B2AAB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hyperlink r:id="rId55" w:history="1">
        <w:r w:rsidR="00630BFB" w:rsidRPr="008C760D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www.bsf.asso.fr</w:t>
        </w:r>
      </w:hyperlink>
    </w:p>
    <w:p w:rsidR="006B2AAB" w:rsidRPr="00724C1F" w:rsidRDefault="006B2AAB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en Avril 2010</w:t>
      </w:r>
      <w:r w:rsidR="005922F4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d’une durée de 2 </w:t>
      </w:r>
      <w:r w:rsidR="002D156A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ans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renouvelables par tacite reconduction.</w:t>
      </w:r>
    </w:p>
    <w:p w:rsidR="006B2AAB" w:rsidRPr="00724C1F" w:rsidRDefault="006B2AAB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Convention de Partenariat avec la Faculté des</w:t>
      </w:r>
      <w:r w:rsidR="005922F4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Sciences de la Santé.</w:t>
      </w:r>
    </w:p>
    <w:p w:rsidR="006B2AAB" w:rsidRPr="00724C1F" w:rsidRDefault="006B2AAB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Domaines de coopération :</w:t>
      </w:r>
    </w:p>
    <w:p w:rsidR="006B2AAB" w:rsidRPr="00724C1F" w:rsidRDefault="006B2AAB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Etre le correspondant privilégié du labo des CUM</w:t>
      </w:r>
      <w:r w:rsidR="005922F4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en l’accompagnant dans la recherche des solutions</w:t>
      </w:r>
      <w:r w:rsidR="005922F4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à ses problèmes ;</w:t>
      </w:r>
    </w:p>
    <w:p w:rsidR="005922F4" w:rsidRPr="00724C1F" w:rsidRDefault="006B2AAB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Faciliter les échanges dans le domaine d’analyse</w:t>
      </w:r>
      <w:r w:rsidR="005922F4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biomédicale ;</w:t>
      </w:r>
    </w:p>
    <w:p w:rsidR="006B2AAB" w:rsidRPr="00724C1F" w:rsidRDefault="005922F4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- </w:t>
      </w:r>
      <w:r w:rsidR="006B2AAB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Accueillir les représentants de BSF et </w:t>
      </w:r>
      <w:proofErr w:type="spellStart"/>
      <w:r w:rsidR="006B2AAB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Geolab</w:t>
      </w:r>
      <w:proofErr w:type="spellEnd"/>
      <w:r w:rsidR="006B2AAB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dans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="006B2AAB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les laboratoires des CUM.</w:t>
      </w:r>
    </w:p>
    <w:p w:rsidR="006B2AAB" w:rsidRPr="00705B17" w:rsidRDefault="006B2AAB" w:rsidP="00145E4F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21" w:author="admin" w:date="2020-12-15T11:30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22" w:author="admin" w:date="2020-12-15T11:30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 xml:space="preserve">• CRP (Centre de Recherche </w:t>
      </w:r>
      <w:proofErr w:type="spellStart"/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23" w:author="admin" w:date="2020-12-15T11:30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Phyt</w:t>
      </w:r>
      <w:r w:rsidR="002D156A"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24" w:author="admin" w:date="2020-12-15T11:30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ot</w:t>
      </w: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25" w:author="admin" w:date="2020-12-15T11:30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hérapeutique</w:t>
      </w:r>
      <w:proofErr w:type="spellEnd"/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26" w:author="admin" w:date="2020-12-15T11:30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)</w:t>
      </w:r>
    </w:p>
    <w:p w:rsidR="0099505B" w:rsidRPr="00724C1F" w:rsidRDefault="006B2AAB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le 23 septembre</w:t>
      </w:r>
      <w:r w:rsidR="005922F4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2009 d’une durée de 5 ans par tacite reconduction</w:t>
      </w:r>
    </w:p>
    <w:p w:rsidR="00256C97" w:rsidRPr="00724C1F" w:rsidRDefault="00256C97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Convention de Partenariat avec la FSS.</w:t>
      </w:r>
    </w:p>
    <w:p w:rsidR="00256C97" w:rsidRPr="00724C1F" w:rsidRDefault="00256C97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Domaines de coopération :</w:t>
      </w:r>
    </w:p>
    <w:p w:rsidR="00256C97" w:rsidRPr="00724C1F" w:rsidRDefault="00256C97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Les deux parties sélectionnent les plantes d’intérêt</w:t>
      </w:r>
      <w:r w:rsidR="005922F4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en vue d’une exploitation industrielle dans le</w:t>
      </w:r>
      <w:r w:rsidR="005922F4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domaine de la santé de l’industrie et la cosmétique.</w:t>
      </w:r>
    </w:p>
    <w:p w:rsidR="00256C97" w:rsidRPr="00705B17" w:rsidRDefault="00256C97" w:rsidP="00145E4F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27" w:author="admin" w:date="2020-12-15T11:30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28" w:author="admin" w:date="2020-12-15T11:30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• LAFAK</w:t>
      </w:r>
    </w:p>
    <w:p w:rsidR="00256C97" w:rsidRPr="00DC63F3" w:rsidRDefault="00256C97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DC63F3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 xml:space="preserve">- Point focal : </w:t>
      </w:r>
      <w:r w:rsidRPr="00DC63F3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Florentin </w:t>
      </w:r>
      <w:proofErr w:type="spellStart"/>
      <w:r w:rsidRPr="00DC63F3">
        <w:rPr>
          <w:rFonts w:ascii="Trebuchet MS" w:eastAsiaTheme="minorHAnsi" w:hAnsi="Trebuchet MS" w:cs="HelveticaNeue"/>
          <w:sz w:val="20"/>
          <w:szCs w:val="20"/>
          <w:lang w:eastAsia="en-US"/>
        </w:rPr>
        <w:t>Kamga</w:t>
      </w:r>
      <w:proofErr w:type="spellEnd"/>
      <w:r w:rsidRPr="00DC63F3">
        <w:rPr>
          <w:rFonts w:ascii="Trebuchet MS" w:eastAsiaTheme="minorHAnsi" w:hAnsi="Trebuchet MS" w:cs="HelveticaNeue"/>
          <w:sz w:val="20"/>
          <w:szCs w:val="20"/>
          <w:lang w:eastAsia="en-US"/>
        </w:rPr>
        <w:t>,</w:t>
      </w:r>
    </w:p>
    <w:p w:rsidR="00256C97" w:rsidRDefault="00256C97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 xml:space="preserve">- E-mail : </w:t>
      </w:r>
      <w:hyperlink r:id="rId56" w:history="1">
        <w:r w:rsidR="00630BFB" w:rsidRPr="008C760D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pharmacieuniversite@orange.fr</w:t>
        </w:r>
      </w:hyperlink>
    </w:p>
    <w:p w:rsidR="00256C97" w:rsidRPr="00724C1F" w:rsidRDefault="00256C97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en Février 2016</w:t>
      </w:r>
      <w:r w:rsidR="005922F4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d’une durée de 5 ans par tacite reconduction.</w:t>
      </w:r>
    </w:p>
    <w:p w:rsidR="00256C97" w:rsidRPr="00724C1F" w:rsidRDefault="00256C97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Convention de Partenariat avec la FSS et le FST</w:t>
      </w:r>
    </w:p>
    <w:p w:rsidR="00256C97" w:rsidRPr="00724C1F" w:rsidRDefault="00256C97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Domaines de coopération :</w:t>
      </w:r>
    </w:p>
    <w:p w:rsidR="00256C97" w:rsidRPr="00724C1F" w:rsidRDefault="00256C97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Aide et accompagnement à la formation initiale des</w:t>
      </w:r>
      <w:r w:rsidR="005922F4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étudiants ; aide à l’entreprenariat ;</w:t>
      </w:r>
    </w:p>
    <w:p w:rsidR="00256C97" w:rsidRPr="00724C1F" w:rsidRDefault="00256C97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Soutien accordé aux étudiants/personnel pour le</w:t>
      </w:r>
      <w:r w:rsidR="005922F4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stage en France ;</w:t>
      </w:r>
    </w:p>
    <w:p w:rsidR="00256C97" w:rsidRPr="00724C1F" w:rsidRDefault="00256C97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Procéder au dédouanement des équipements reçus ;</w:t>
      </w:r>
    </w:p>
    <w:p w:rsidR="00256C97" w:rsidRPr="00724C1F" w:rsidRDefault="00256C97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Elaborer et soumettre à LAFAK : Précurseur de la</w:t>
      </w:r>
      <w:r w:rsidR="005922F4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convention avec ENISE.</w:t>
      </w:r>
    </w:p>
    <w:p w:rsidR="00256C97" w:rsidRPr="00705B17" w:rsidRDefault="00256C97" w:rsidP="00145E4F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29" w:author="admin" w:date="2020-12-15T11:30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30" w:author="admin" w:date="2020-12-15T11:30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• GLOBAL EDU PALS (Allemagne)</w:t>
      </w:r>
    </w:p>
    <w:p w:rsidR="00256C97" w:rsidRDefault="00256C97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Site Web : </w:t>
      </w:r>
      <w:hyperlink r:id="rId57" w:history="1">
        <w:r w:rsidR="00630BFB" w:rsidRPr="008C760D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www.globaledupals.org</w:t>
        </w:r>
      </w:hyperlink>
    </w:p>
    <w:p w:rsidR="00256C97" w:rsidRPr="00724C1F" w:rsidRDefault="00256C97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 xml:space="preserve">- Point focal :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Louis 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Siewe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,</w:t>
      </w:r>
    </w:p>
    <w:p w:rsidR="00256C97" w:rsidRDefault="00256C97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 xml:space="preserve">- E-mail : </w:t>
      </w:r>
      <w:hyperlink r:id="rId58" w:history="1">
        <w:r w:rsidR="00630BFB" w:rsidRPr="008C760D">
          <w:rPr>
            <w:rStyle w:val="Lienhypertexte"/>
            <w:rFonts w:ascii="Trebuchet MS" w:eastAsiaTheme="minorHAnsi" w:hAnsi="Trebuchet MS" w:cs="HelveticaNeue"/>
            <w:sz w:val="20"/>
            <w:szCs w:val="20"/>
            <w:lang w:eastAsia="en-US"/>
          </w:rPr>
          <w:t>louis.siewe@globaledupals.org</w:t>
        </w:r>
      </w:hyperlink>
    </w:p>
    <w:p w:rsidR="00256C97" w:rsidRPr="00724C1F" w:rsidRDefault="00256C97" w:rsidP="00DC63F3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Accord-cadre de Coopération signé le 11 Janvier</w:t>
      </w:r>
      <w:r w:rsidR="001C4BBD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2016 d’une durée de 5 ans, renouvelable à la</w:t>
      </w:r>
      <w:r w:rsidR="005922F4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demande de l’une des parties.</w:t>
      </w:r>
    </w:p>
    <w:p w:rsidR="00256C97" w:rsidRPr="00724C1F" w:rsidRDefault="00256C97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Convention de Partenariat avec l’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UdM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.</w:t>
      </w:r>
    </w:p>
    <w:p w:rsidR="00256C97" w:rsidRPr="00724C1F" w:rsidRDefault="00256C97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-Bold"/>
          <w:b/>
          <w:bCs/>
          <w:sz w:val="20"/>
          <w:szCs w:val="20"/>
          <w:lang w:eastAsia="en-US"/>
        </w:rPr>
        <w:t>• Domaines de coopération :</w:t>
      </w:r>
    </w:p>
    <w:p w:rsidR="00256C97" w:rsidRPr="00724C1F" w:rsidRDefault="00256C97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Mobilisation des ressources financières ;</w:t>
      </w:r>
    </w:p>
    <w:p w:rsidR="00256C97" w:rsidRPr="00724C1F" w:rsidRDefault="00256C97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lastRenderedPageBreak/>
        <w:t>- Accompagner dans la formation ;</w:t>
      </w:r>
    </w:p>
    <w:p w:rsidR="00256C97" w:rsidRPr="00724C1F" w:rsidRDefault="00256C97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Appui aux travaux de thèses ;</w:t>
      </w:r>
    </w:p>
    <w:p w:rsidR="00256C97" w:rsidRPr="00724C1F" w:rsidRDefault="00256C97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Participation au Prix de l’excellence ;</w:t>
      </w:r>
    </w:p>
    <w:p w:rsidR="00256C97" w:rsidRPr="00724C1F" w:rsidRDefault="00256C97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Dédouanement des dons reçus ;</w:t>
      </w:r>
    </w:p>
    <w:p w:rsidR="00256C97" w:rsidRPr="00724C1F" w:rsidRDefault="00256C97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Prise en charge logistique ;</w:t>
      </w:r>
    </w:p>
    <w:p w:rsidR="00256C97" w:rsidRPr="00724C1F" w:rsidRDefault="00256C97" w:rsidP="00145E4F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Représenter le GLOBAL EDU PALS sur le territoire</w:t>
      </w:r>
      <w:r w:rsidR="005922F4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camerounais ;</w:t>
      </w:r>
    </w:p>
    <w:p w:rsidR="00256C97" w:rsidRPr="00DB5BAB" w:rsidRDefault="00256C97" w:rsidP="00DB5BAB">
      <w:pPr>
        <w:autoSpaceDE w:val="0"/>
        <w:autoSpaceDN w:val="0"/>
        <w:adjustRightInd w:val="0"/>
        <w:spacing w:before="120" w:after="120" w:line="240" w:lineRule="auto"/>
        <w:ind w:left="567"/>
        <w:rPr>
          <w:rFonts w:ascii="Trebuchet MS" w:eastAsiaTheme="minorHAnsi" w:hAnsi="Trebuchet MS" w:cs="HelveticaNeue-Bold"/>
          <w:b/>
          <w:bCs/>
          <w:sz w:val="24"/>
          <w:szCs w:val="24"/>
          <w:lang w:eastAsia="en-US"/>
        </w:rPr>
      </w:pPr>
      <w:r w:rsidRPr="00DB5BAB">
        <w:rPr>
          <w:rFonts w:ascii="Trebuchet MS" w:eastAsiaTheme="minorHAnsi" w:hAnsi="Trebuchet MS" w:cs="HelveticaNeue-Bold"/>
          <w:b/>
          <w:bCs/>
          <w:sz w:val="24"/>
          <w:szCs w:val="24"/>
          <w:lang w:eastAsia="en-US"/>
        </w:rPr>
        <w:t>8- LES STAGES</w:t>
      </w:r>
    </w:p>
    <w:p w:rsidR="00256C97" w:rsidRPr="00724C1F" w:rsidRDefault="00256C97" w:rsidP="008A34CC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Plusieurs offres de stage sont offertes dans le cadre</w:t>
      </w:r>
      <w:r w:rsidR="00D72313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de la coopération.</w:t>
      </w:r>
    </w:p>
    <w:p w:rsidR="00256C97" w:rsidRPr="00705B17" w:rsidRDefault="00256C97" w:rsidP="00145E4F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31" w:author="admin" w:date="2020-12-15T11:30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proofErr w:type="spellStart"/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32" w:author="admin" w:date="2020-12-15T11:30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Polytech</w:t>
      </w:r>
      <w:proofErr w:type="spellEnd"/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33" w:author="admin" w:date="2020-12-15T11:30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 xml:space="preserve"> Lyon :</w:t>
      </w:r>
    </w:p>
    <w:p w:rsidR="00256C97" w:rsidRPr="00724C1F" w:rsidRDefault="00DB5BAB" w:rsidP="008A34CC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Un</w:t>
      </w:r>
      <w:r w:rsidR="00256C97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étudiant de l’</w:t>
      </w:r>
      <w:proofErr w:type="spellStart"/>
      <w:r w:rsidR="00256C97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UdM</w:t>
      </w:r>
      <w:proofErr w:type="spellEnd"/>
      <w:r w:rsidR="00256C97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de la filière génie biomédical a</w:t>
      </w:r>
      <w:r w:rsidR="00D72313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</w:t>
      </w:r>
      <w:r w:rsidR="00256C97"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bénéficié de la bourse d’excellence.</w:t>
      </w:r>
    </w:p>
    <w:p w:rsidR="00256C97" w:rsidRPr="00705B17" w:rsidRDefault="00256C97" w:rsidP="00145E4F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34" w:author="admin" w:date="2020-12-15T11:30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35" w:author="admin" w:date="2020-12-15T11:30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CHU d’Arras :</w:t>
      </w:r>
    </w:p>
    <w:p w:rsidR="00256C97" w:rsidRPr="00724C1F" w:rsidRDefault="00256C97" w:rsidP="008A34CC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Deux médecins formés à l’</w:t>
      </w:r>
      <w:proofErr w:type="spellStart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UdM</w:t>
      </w:r>
      <w:proofErr w:type="spellEnd"/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 xml:space="preserve"> sont sélectionnés pour un stage d’un an en Neurologie.</w:t>
      </w:r>
    </w:p>
    <w:p w:rsidR="00256C97" w:rsidRPr="00705B17" w:rsidRDefault="00256C97" w:rsidP="00145E4F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36" w:author="admin" w:date="2020-12-15T11:30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37" w:author="admin" w:date="2020-12-15T11:30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UPEC de Créteil :</w:t>
      </w:r>
    </w:p>
    <w:p w:rsidR="00256C97" w:rsidRPr="00724C1F" w:rsidRDefault="00256C97" w:rsidP="008A34CC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Deux étudiants de 5</w:t>
      </w:r>
      <w:r w:rsidRPr="00724C1F">
        <w:rPr>
          <w:rFonts w:ascii="Trebuchet MS" w:eastAsiaTheme="minorHAnsi" w:hAnsi="Trebuchet MS" w:cs="HelveticaNeue"/>
          <w:sz w:val="12"/>
          <w:szCs w:val="12"/>
          <w:lang w:eastAsia="en-US"/>
        </w:rPr>
        <w:t xml:space="preserve">ème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année de la filière médecine sont sélectionnés pour leur stage clinique de 6</w:t>
      </w:r>
      <w:r w:rsidRPr="00724C1F">
        <w:rPr>
          <w:rFonts w:ascii="Trebuchet MS" w:eastAsiaTheme="minorHAnsi" w:hAnsi="Trebuchet MS" w:cs="HelveticaNeue"/>
          <w:sz w:val="12"/>
          <w:szCs w:val="12"/>
          <w:vertAlign w:val="superscript"/>
          <w:lang w:eastAsia="en-US"/>
        </w:rPr>
        <w:t>ème</w:t>
      </w:r>
      <w:r w:rsidRPr="00724C1F">
        <w:rPr>
          <w:rFonts w:ascii="Trebuchet MS" w:eastAsiaTheme="minorHAnsi" w:hAnsi="Trebuchet MS" w:cs="HelveticaNeue"/>
          <w:sz w:val="12"/>
          <w:szCs w:val="12"/>
          <w:lang w:eastAsia="en-US"/>
        </w:rPr>
        <w:t xml:space="preserve"> </w:t>
      </w: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année.</w:t>
      </w:r>
    </w:p>
    <w:p w:rsidR="00256C97" w:rsidRPr="00705B17" w:rsidRDefault="00256C97" w:rsidP="00145E4F">
      <w:pPr>
        <w:autoSpaceDE w:val="0"/>
        <w:autoSpaceDN w:val="0"/>
        <w:adjustRightInd w:val="0"/>
        <w:spacing w:after="0" w:line="240" w:lineRule="auto"/>
        <w:ind w:left="851"/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38" w:author="admin" w:date="2020-12-15T11:30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</w:pPr>
      <w:bookmarkStart w:id="139" w:name="_GoBack"/>
      <w:r w:rsidRPr="00705B17">
        <w:rPr>
          <w:rFonts w:ascii="Trebuchet MS" w:eastAsiaTheme="minorHAnsi" w:hAnsi="Trebuchet MS" w:cs="HelveticaNeue-Bold"/>
          <w:b/>
          <w:bCs/>
          <w:color w:val="FF0000"/>
          <w:lang w:eastAsia="en-US"/>
          <w:rPrChange w:id="140" w:author="admin" w:date="2020-12-15T11:30:00Z">
            <w:rPr>
              <w:rFonts w:ascii="Trebuchet MS" w:eastAsiaTheme="minorHAnsi" w:hAnsi="Trebuchet MS" w:cs="HelveticaNeue-Bold"/>
              <w:b/>
              <w:bCs/>
              <w:lang w:eastAsia="en-US"/>
            </w:rPr>
          </w:rPrChange>
        </w:rPr>
        <w:t>ENISE :</w:t>
      </w:r>
    </w:p>
    <w:bookmarkEnd w:id="139"/>
    <w:p w:rsidR="00256C97" w:rsidRPr="00724C1F" w:rsidRDefault="00256C97" w:rsidP="008A34CC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- 3 places de stage d’une durée 6 mois en France sont offertes pour les étudiants de la filière Génie civil.</w:t>
      </w:r>
    </w:p>
    <w:p w:rsidR="00256C97" w:rsidRPr="00724C1F" w:rsidRDefault="00256C97" w:rsidP="008A34CC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- 3 places de stage d’une durée 6 mois en France sont offertes pour les étudiants de la filière Génie mécanique.</w:t>
      </w:r>
    </w:p>
    <w:p w:rsidR="00256C97" w:rsidRPr="00724C1F" w:rsidRDefault="00256C97" w:rsidP="008A34CC">
      <w:pPr>
        <w:autoSpaceDE w:val="0"/>
        <w:autoSpaceDN w:val="0"/>
        <w:adjustRightInd w:val="0"/>
        <w:spacing w:after="0" w:line="240" w:lineRule="auto"/>
        <w:ind w:left="1134"/>
        <w:rPr>
          <w:rFonts w:ascii="Trebuchet MS" w:eastAsiaTheme="minorHAnsi" w:hAnsi="Trebuchet MS" w:cs="HelveticaNeue"/>
          <w:sz w:val="20"/>
          <w:szCs w:val="20"/>
          <w:lang w:eastAsia="en-US"/>
        </w:rPr>
      </w:pPr>
      <w:r w:rsidRPr="00724C1F">
        <w:rPr>
          <w:rFonts w:ascii="Trebuchet MS" w:eastAsiaTheme="minorHAnsi" w:hAnsi="Trebuchet MS" w:cs="HelveticaNeue"/>
          <w:sz w:val="20"/>
          <w:szCs w:val="20"/>
          <w:lang w:eastAsia="en-US"/>
        </w:rPr>
        <w:t>Dès la rentrée de Septembre 2018, les 3 meilleurs étudiants des filières Génie civil et Génie Mécanique continueront en cycle d’Ingénierie à l’ENISE.</w:t>
      </w:r>
    </w:p>
    <w:p w:rsidR="00EF486E" w:rsidRPr="00724C1F" w:rsidRDefault="00EF486E" w:rsidP="00724C1F">
      <w:pPr>
        <w:spacing w:after="0" w:line="240" w:lineRule="auto"/>
        <w:ind w:left="567"/>
        <w:rPr>
          <w:rFonts w:ascii="Trebuchet MS" w:hAnsi="Trebuchet MS"/>
        </w:rPr>
      </w:pPr>
    </w:p>
    <w:sectPr w:rsidR="00EF486E" w:rsidRPr="00724C1F" w:rsidSect="002F6B25">
      <w:footerReference w:type="default" r:id="rId59"/>
      <w:pgSz w:w="11906" w:h="16838" w:code="9"/>
      <w:pgMar w:top="1134" w:right="1134" w:bottom="851" w:left="1418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5A9B" w:rsidRDefault="005A5A9B" w:rsidP="001333F2">
      <w:pPr>
        <w:spacing w:after="0" w:line="240" w:lineRule="auto"/>
      </w:pPr>
      <w:r>
        <w:separator/>
      </w:r>
    </w:p>
  </w:endnote>
  <w:endnote w:type="continuationSeparator" w:id="0">
    <w:p w:rsidR="005A5A9B" w:rsidRDefault="005A5A9B" w:rsidP="001333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HelveticaNeu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Neue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Neue-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8346641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A04080" w:rsidRDefault="00A04080">
            <w:pPr>
              <w:pStyle w:val="Pieddepage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05B17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05B17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04080" w:rsidRDefault="00A0408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5A9B" w:rsidRDefault="005A5A9B" w:rsidP="001333F2">
      <w:pPr>
        <w:spacing w:after="0" w:line="240" w:lineRule="auto"/>
      </w:pPr>
      <w:r>
        <w:separator/>
      </w:r>
    </w:p>
  </w:footnote>
  <w:footnote w:type="continuationSeparator" w:id="0">
    <w:p w:rsidR="005A5A9B" w:rsidRDefault="005A5A9B" w:rsidP="001333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1383D"/>
    <w:multiLevelType w:val="hybridMultilevel"/>
    <w:tmpl w:val="303A7694"/>
    <w:lvl w:ilvl="0" w:tplc="040C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1">
    <w:nsid w:val="11DC4C9A"/>
    <w:multiLevelType w:val="hybridMultilevel"/>
    <w:tmpl w:val="E5FA594A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>
    <w:nsid w:val="41F46E10"/>
    <w:multiLevelType w:val="hybridMultilevel"/>
    <w:tmpl w:val="2FD0C39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C46779"/>
    <w:multiLevelType w:val="hybridMultilevel"/>
    <w:tmpl w:val="2F7AEC50"/>
    <w:lvl w:ilvl="0" w:tplc="450C38F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FE73F9"/>
    <w:multiLevelType w:val="hybridMultilevel"/>
    <w:tmpl w:val="7A3CE84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85B338D"/>
    <w:multiLevelType w:val="hybridMultilevel"/>
    <w:tmpl w:val="AF1E7D70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>
    <w:nsid w:val="6A114F27"/>
    <w:multiLevelType w:val="hybridMultilevel"/>
    <w:tmpl w:val="1630961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78037C8"/>
    <w:multiLevelType w:val="hybridMultilevel"/>
    <w:tmpl w:val="0D422298"/>
    <w:lvl w:ilvl="0" w:tplc="040C000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3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028" w:hanging="360"/>
      </w:pPr>
      <w:rPr>
        <w:rFonts w:ascii="Wingdings" w:hAnsi="Wingdings" w:hint="default"/>
      </w:rPr>
    </w:lvl>
  </w:abstractNum>
  <w:abstractNum w:abstractNumId="8">
    <w:nsid w:val="79866F33"/>
    <w:multiLevelType w:val="hybridMultilevel"/>
    <w:tmpl w:val="A6D4A4DE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>
    <w:nsid w:val="79946C1A"/>
    <w:multiLevelType w:val="hybridMultilevel"/>
    <w:tmpl w:val="D42EA48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9"/>
  </w:num>
  <w:num w:numId="5">
    <w:abstractNumId w:val="6"/>
  </w:num>
  <w:num w:numId="6">
    <w:abstractNumId w:val="5"/>
  </w:num>
  <w:num w:numId="7">
    <w:abstractNumId w:val="0"/>
  </w:num>
  <w:num w:numId="8">
    <w:abstractNumId w:val="7"/>
  </w:num>
  <w:num w:numId="9">
    <w:abstractNumId w:val="8"/>
  </w:num>
  <w:num w:numId="10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Compte Microsoft">
    <w15:presenceInfo w15:providerId="Windows Live" w15:userId="f76ed7c4cdae35a5"/>
  </w15:person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5D70"/>
    <w:rsid w:val="00000A8F"/>
    <w:rsid w:val="00042195"/>
    <w:rsid w:val="00066318"/>
    <w:rsid w:val="00073A5D"/>
    <w:rsid w:val="000B3E26"/>
    <w:rsid w:val="000D7848"/>
    <w:rsid w:val="000E7D6C"/>
    <w:rsid w:val="0013208F"/>
    <w:rsid w:val="001333F2"/>
    <w:rsid w:val="0013488F"/>
    <w:rsid w:val="001348A0"/>
    <w:rsid w:val="001429AB"/>
    <w:rsid w:val="00144FF7"/>
    <w:rsid w:val="00145E4F"/>
    <w:rsid w:val="0017032F"/>
    <w:rsid w:val="0017063A"/>
    <w:rsid w:val="001906E1"/>
    <w:rsid w:val="00191811"/>
    <w:rsid w:val="001C4BBD"/>
    <w:rsid w:val="001C63DB"/>
    <w:rsid w:val="001E1B00"/>
    <w:rsid w:val="001F0C60"/>
    <w:rsid w:val="00206447"/>
    <w:rsid w:val="00217A66"/>
    <w:rsid w:val="00237E5C"/>
    <w:rsid w:val="002401A6"/>
    <w:rsid w:val="00256C97"/>
    <w:rsid w:val="002714D4"/>
    <w:rsid w:val="0027352D"/>
    <w:rsid w:val="002B4F59"/>
    <w:rsid w:val="002C6D03"/>
    <w:rsid w:val="002D156A"/>
    <w:rsid w:val="002F6B25"/>
    <w:rsid w:val="003031AC"/>
    <w:rsid w:val="003924AC"/>
    <w:rsid w:val="003B3C13"/>
    <w:rsid w:val="003D281E"/>
    <w:rsid w:val="003D668F"/>
    <w:rsid w:val="00410287"/>
    <w:rsid w:val="00474A78"/>
    <w:rsid w:val="00492811"/>
    <w:rsid w:val="004E27E2"/>
    <w:rsid w:val="00527F7F"/>
    <w:rsid w:val="00546EA3"/>
    <w:rsid w:val="005723F3"/>
    <w:rsid w:val="005817BC"/>
    <w:rsid w:val="00586E8D"/>
    <w:rsid w:val="005922F4"/>
    <w:rsid w:val="005A27B8"/>
    <w:rsid w:val="005A5A9B"/>
    <w:rsid w:val="005C1890"/>
    <w:rsid w:val="00616103"/>
    <w:rsid w:val="00630BFB"/>
    <w:rsid w:val="00650362"/>
    <w:rsid w:val="00657570"/>
    <w:rsid w:val="006B2AAB"/>
    <w:rsid w:val="006B708A"/>
    <w:rsid w:val="006E0365"/>
    <w:rsid w:val="006F7DB1"/>
    <w:rsid w:val="00705B17"/>
    <w:rsid w:val="00724C1F"/>
    <w:rsid w:val="00760CD6"/>
    <w:rsid w:val="00774818"/>
    <w:rsid w:val="0077570A"/>
    <w:rsid w:val="007D3C83"/>
    <w:rsid w:val="00827819"/>
    <w:rsid w:val="00865554"/>
    <w:rsid w:val="008733B4"/>
    <w:rsid w:val="008A34CC"/>
    <w:rsid w:val="008A5D70"/>
    <w:rsid w:val="008C26D8"/>
    <w:rsid w:val="00917788"/>
    <w:rsid w:val="009700C0"/>
    <w:rsid w:val="0099505B"/>
    <w:rsid w:val="00A04080"/>
    <w:rsid w:val="00A40B14"/>
    <w:rsid w:val="00A8515A"/>
    <w:rsid w:val="00AA6B9E"/>
    <w:rsid w:val="00AC0303"/>
    <w:rsid w:val="00AC1614"/>
    <w:rsid w:val="00B23801"/>
    <w:rsid w:val="00B418BF"/>
    <w:rsid w:val="00B804AA"/>
    <w:rsid w:val="00BE5AC8"/>
    <w:rsid w:val="00C450D9"/>
    <w:rsid w:val="00C67B93"/>
    <w:rsid w:val="00C93D82"/>
    <w:rsid w:val="00CB2D2B"/>
    <w:rsid w:val="00CE7718"/>
    <w:rsid w:val="00D11784"/>
    <w:rsid w:val="00D72313"/>
    <w:rsid w:val="00D77F19"/>
    <w:rsid w:val="00DB5BAB"/>
    <w:rsid w:val="00DC63F3"/>
    <w:rsid w:val="00DD63D6"/>
    <w:rsid w:val="00DF5343"/>
    <w:rsid w:val="00E17B0B"/>
    <w:rsid w:val="00E507D5"/>
    <w:rsid w:val="00EB6E69"/>
    <w:rsid w:val="00EC43F7"/>
    <w:rsid w:val="00EC78BD"/>
    <w:rsid w:val="00EF486E"/>
    <w:rsid w:val="00F45523"/>
    <w:rsid w:val="00F45577"/>
    <w:rsid w:val="00FE3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9CE90A-DE64-4A8B-936E-0FBA2BD45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5D70"/>
    <w:rPr>
      <w:rFonts w:eastAsiaTheme="minorEastAsia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8A5D7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5D7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fr-FR"/>
    </w:rPr>
  </w:style>
  <w:style w:type="paragraph" w:styleId="Paragraphedeliste">
    <w:name w:val="List Paragraph"/>
    <w:basedOn w:val="Normal"/>
    <w:uiPriority w:val="34"/>
    <w:qFormat/>
    <w:rsid w:val="008A5D70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EF486E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1333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333F2"/>
    <w:rPr>
      <w:rFonts w:eastAsiaTheme="minorEastAsia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1333F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333F2"/>
    <w:rPr>
      <w:rFonts w:eastAsiaTheme="minorEastAsia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E507D5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507D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507D5"/>
    <w:rPr>
      <w:rFonts w:eastAsiaTheme="minorEastAsia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507D5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507D5"/>
    <w:rPr>
      <w:rFonts w:eastAsiaTheme="minorEastAsia"/>
      <w:b/>
      <w:bCs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507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07D5"/>
    <w:rPr>
      <w:rFonts w:ascii="Tahoma" w:eastAsiaTheme="minorEastAsia" w:hAnsi="Tahoma" w:cs="Tahoma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dominique.bouchet@enise.fr" TargetMode="External"/><Relationship Id="rId18" Type="http://schemas.openxmlformats.org/officeDocument/2006/relationships/hyperlink" Target="http://www.umontpellier.fr" TargetMode="External"/><Relationship Id="rId26" Type="http://schemas.openxmlformats.org/officeDocument/2006/relationships/hyperlink" Target="http://www.unimi.it" TargetMode="External"/><Relationship Id="rId39" Type="http://schemas.openxmlformats.org/officeDocument/2006/relationships/hyperlink" Target="http://www.enmv.agrinet.tn" TargetMode="External"/><Relationship Id="rId21" Type="http://schemas.openxmlformats.org/officeDocument/2006/relationships/hyperlink" Target="mailto:cedric.junillon@heig-vd.ch" TargetMode="External"/><Relationship Id="rId34" Type="http://schemas.openxmlformats.org/officeDocument/2006/relationships/hyperlink" Target="mailto:akponasimon@yahoo.fr" TargetMode="External"/><Relationship Id="rId42" Type="http://schemas.openxmlformats.org/officeDocument/2006/relationships/hyperlink" Target="http://www.ipsas-ens.net" TargetMode="External"/><Relationship Id="rId47" Type="http://schemas.openxmlformats.org/officeDocument/2006/relationships/hyperlink" Target="http://www.ch-douai.fr" TargetMode="External"/><Relationship Id="rId50" Type="http://schemas.openxmlformats.org/officeDocument/2006/relationships/hyperlink" Target="http://www.impm-cameroun.org" TargetMode="External"/><Relationship Id="rId55" Type="http://schemas.openxmlformats.org/officeDocument/2006/relationships/hyperlink" Target="http://www.bsf.asso.fr" TargetMode="External"/><Relationship Id="rId7" Type="http://schemas.openxmlformats.org/officeDocument/2006/relationships/hyperlink" Target="http://www.univ-tlse3.fr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u-pec.fr" TargetMode="External"/><Relationship Id="rId29" Type="http://schemas.openxmlformats.org/officeDocument/2006/relationships/hyperlink" Target="http://www.csudh.edu" TargetMode="External"/><Relationship Id="rId11" Type="http://schemas.openxmlformats.org/officeDocument/2006/relationships/hyperlink" Target="mailto:gilles.bourdoiseau@vetagro-sup.fr" TargetMode="External"/><Relationship Id="rId24" Type="http://schemas.openxmlformats.org/officeDocument/2006/relationships/hyperlink" Target="http://www.cardiologicomonzino.it" TargetMode="External"/><Relationship Id="rId32" Type="http://schemas.openxmlformats.org/officeDocument/2006/relationships/hyperlink" Target="http://www.uein.sn" TargetMode="External"/><Relationship Id="rId37" Type="http://schemas.openxmlformats.org/officeDocument/2006/relationships/hyperlink" Target="mailto:atingene@yahoo.fr" TargetMode="External"/><Relationship Id="rId40" Type="http://schemas.openxmlformats.org/officeDocument/2006/relationships/hyperlink" Target="mailto:abdelamara2@yahoo.fr" TargetMode="External"/><Relationship Id="rId45" Type="http://schemas.openxmlformats.org/officeDocument/2006/relationships/hyperlink" Target="http://www.ch-arras.fr" TargetMode="External"/><Relationship Id="rId53" Type="http://schemas.openxmlformats.org/officeDocument/2006/relationships/hyperlink" Target="http://www.agirabcd.eu" TargetMode="External"/><Relationship Id="rId58" Type="http://schemas.openxmlformats.org/officeDocument/2006/relationships/hyperlink" Target="mailto:louis.siewe@globaledupals.org" TargetMode="External"/><Relationship Id="rId5" Type="http://schemas.openxmlformats.org/officeDocument/2006/relationships/footnotes" Target="footnotes.xml"/><Relationship Id="rId61" Type="http://schemas.microsoft.com/office/2011/relationships/people" Target="people.xml"/><Relationship Id="rId19" Type="http://schemas.openxmlformats.org/officeDocument/2006/relationships/hyperlink" Target="http://www.unil.ch" TargetMode="External"/><Relationship Id="rId14" Type="http://schemas.openxmlformats.org/officeDocument/2006/relationships/hyperlink" Target="http://www.polytech.univ-lyon1.fr" TargetMode="External"/><Relationship Id="rId22" Type="http://schemas.openxmlformats.org/officeDocument/2006/relationships/hyperlink" Target="http://www.unife.it" TargetMode="External"/><Relationship Id="rId27" Type="http://schemas.openxmlformats.org/officeDocument/2006/relationships/hyperlink" Target="http://www.unipr.it" TargetMode="External"/><Relationship Id="rId30" Type="http://schemas.openxmlformats.org/officeDocument/2006/relationships/hyperlink" Target="http://www.med-college.de" TargetMode="External"/><Relationship Id="rId35" Type="http://schemas.openxmlformats.org/officeDocument/2006/relationships/hyperlink" Target="http://www.uca.ma" TargetMode="External"/><Relationship Id="rId43" Type="http://schemas.openxmlformats.org/officeDocument/2006/relationships/hyperlink" Target="http://www.ch-ardeche-nord.fr" TargetMode="External"/><Relationship Id="rId48" Type="http://schemas.openxmlformats.org/officeDocument/2006/relationships/hyperlink" Target="mailto:Francois.KENMOGNE-KAMDEM@ch-arras.fr" TargetMode="External"/><Relationship Id="rId56" Type="http://schemas.openxmlformats.org/officeDocument/2006/relationships/hyperlink" Target="mailto:pharmacieuniversite@orange.fr" TargetMode="External"/><Relationship Id="rId8" Type="http://schemas.openxmlformats.org/officeDocument/2006/relationships/hyperlink" Target="mailto:boneu.b@wanadoo.fr" TargetMode="External"/><Relationship Id="rId51" Type="http://schemas.openxmlformats.org/officeDocument/2006/relationships/hyperlink" Target="http://www.lanacome.cm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enise.fr" TargetMode="External"/><Relationship Id="rId17" Type="http://schemas.openxmlformats.org/officeDocument/2006/relationships/hyperlink" Target="mailto:pryscillek@yahoo.fr" TargetMode="External"/><Relationship Id="rId25" Type="http://schemas.openxmlformats.org/officeDocument/2006/relationships/hyperlink" Target="http://www.uniud.it" TargetMode="External"/><Relationship Id="rId33" Type="http://schemas.openxmlformats.org/officeDocument/2006/relationships/hyperlink" Target="http://www.univ-parakou.bj" TargetMode="External"/><Relationship Id="rId38" Type="http://schemas.openxmlformats.org/officeDocument/2006/relationships/hyperlink" Target="mailto:jos_ndelo@yahoo.fr" TargetMode="External"/><Relationship Id="rId46" Type="http://schemas.openxmlformats.org/officeDocument/2006/relationships/hyperlink" Target="mailto:Francois.KENMOGNE-KAMDEM@ch-arras.fr" TargetMode="External"/><Relationship Id="rId59" Type="http://schemas.openxmlformats.org/officeDocument/2006/relationships/footer" Target="footer1.xml"/><Relationship Id="rId20" Type="http://schemas.openxmlformats.org/officeDocument/2006/relationships/hyperlink" Target="http://www.heig-vaud.ch" TargetMode="External"/><Relationship Id="rId41" Type="http://schemas.openxmlformats.org/officeDocument/2006/relationships/hyperlink" Target="http://www.iit.tn" TargetMode="External"/><Relationship Id="rId54" Type="http://schemas.openxmlformats.org/officeDocument/2006/relationships/hyperlink" Target="mailto:pcarteret@orange.fr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mailto:bruno.montcel@univ-lyon1.fr" TargetMode="External"/><Relationship Id="rId23" Type="http://schemas.openxmlformats.org/officeDocument/2006/relationships/hyperlink" Target="mailto:rosario.cultrera@unife.it" TargetMode="External"/><Relationship Id="rId28" Type="http://schemas.openxmlformats.org/officeDocument/2006/relationships/hyperlink" Target="http://www.uni-luebeck.de" TargetMode="External"/><Relationship Id="rId36" Type="http://schemas.openxmlformats.org/officeDocument/2006/relationships/hyperlink" Target="mailto:gkyolande@gmail.com" TargetMode="External"/><Relationship Id="rId49" Type="http://schemas.openxmlformats.org/officeDocument/2006/relationships/hyperlink" Target="http://www.lanavet.com" TargetMode="External"/><Relationship Id="rId57" Type="http://schemas.openxmlformats.org/officeDocument/2006/relationships/hyperlink" Target="http://www.globaledupals.org" TargetMode="External"/><Relationship Id="rId10" Type="http://schemas.openxmlformats.org/officeDocument/2006/relationships/hyperlink" Target="http://www.vetagro-sup.fr" TargetMode="External"/><Relationship Id="rId31" Type="http://schemas.openxmlformats.org/officeDocument/2006/relationships/hyperlink" Target="http://www.uottawa.ca" TargetMode="External"/><Relationship Id="rId44" Type="http://schemas.openxmlformats.org/officeDocument/2006/relationships/hyperlink" Target="mailto:Francois.KENMOGNE-KAMDEM@ch-arras.fr" TargetMode="External"/><Relationship Id="rId52" Type="http://schemas.openxmlformats.org/officeDocument/2006/relationships/hyperlink" Target="http://www.fondationgacha.org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univ-fcomte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9</Pages>
  <Words>4160</Words>
  <Characters>22884</Characters>
  <Application>Microsoft Office Word</Application>
  <DocSecurity>0</DocSecurity>
  <Lines>190</Lines>
  <Paragraphs>53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26991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ngogang</dc:creator>
  <cp:lastModifiedBy>admin</cp:lastModifiedBy>
  <cp:revision>16</cp:revision>
  <dcterms:created xsi:type="dcterms:W3CDTF">2020-09-21T12:39:00Z</dcterms:created>
  <dcterms:modified xsi:type="dcterms:W3CDTF">2020-12-15T10:30:00Z</dcterms:modified>
</cp:coreProperties>
</file>